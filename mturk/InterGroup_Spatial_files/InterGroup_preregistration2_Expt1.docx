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D974AE" w14:textId="77777777" w:rsidR="00A36B65" w:rsidRPr="00536804" w:rsidRDefault="00A36B65" w:rsidP="00A36B65">
      <w:pPr>
        <w:pStyle w:val="Normal1"/>
        <w:outlineLvl w:val="0"/>
      </w:pPr>
      <w:r w:rsidRPr="00536804">
        <w:rPr>
          <w:b/>
        </w:rPr>
        <w:t>Study Information</w:t>
      </w:r>
    </w:p>
    <w:p w14:paraId="6D5E36D0" w14:textId="77777777" w:rsidR="00A36B65" w:rsidRPr="00536804" w:rsidRDefault="00A36B65" w:rsidP="00A36B65">
      <w:pPr>
        <w:pStyle w:val="Normal1"/>
        <w:numPr>
          <w:ilvl w:val="0"/>
          <w:numId w:val="1"/>
        </w:numPr>
        <w:ind w:hanging="360"/>
        <w:contextualSpacing/>
        <w:rPr>
          <w:b/>
        </w:rPr>
      </w:pPr>
      <w:r w:rsidRPr="00536804">
        <w:rPr>
          <w:b/>
        </w:rPr>
        <w:t xml:space="preserve">Title </w:t>
      </w:r>
    </w:p>
    <w:p w14:paraId="565ED920" w14:textId="552FE7B0" w:rsidR="00C677A8" w:rsidRDefault="00F909FF" w:rsidP="00A36B65">
      <w:pPr>
        <w:pStyle w:val="Normal1"/>
      </w:pPr>
      <w:r>
        <w:t>Temporal</w:t>
      </w:r>
      <w:r w:rsidR="003E23A8">
        <w:t>ly Associated Object</w:t>
      </w:r>
      <w:r w:rsidR="00272046">
        <w:t xml:space="preserve">s </w:t>
      </w:r>
      <w:r w:rsidR="003E23A8">
        <w:t>Induce</w:t>
      </w:r>
      <w:r w:rsidR="00A36B65" w:rsidRPr="00536804">
        <w:t xml:space="preserve"> </w:t>
      </w:r>
      <w:r w:rsidR="003E23A8">
        <w:t>Feature-Binding Errors</w:t>
      </w:r>
      <w:r w:rsidR="00D4634B">
        <w:t xml:space="preserve"> (</w:t>
      </w:r>
      <w:proofErr w:type="spellStart"/>
      <w:r w:rsidR="00D4634B">
        <w:t>Expt</w:t>
      </w:r>
      <w:proofErr w:type="spellEnd"/>
      <w:r w:rsidR="00D4634B">
        <w:t xml:space="preserve"> 1</w:t>
      </w:r>
      <w:r w:rsidR="00044713">
        <w:t>a</w:t>
      </w:r>
      <w:r w:rsidR="00D4634B">
        <w:t>)</w:t>
      </w:r>
    </w:p>
    <w:p w14:paraId="3B9CE1EC" w14:textId="77777777" w:rsidR="00A36B65" w:rsidRPr="00536804" w:rsidRDefault="00A36B65" w:rsidP="00A36B65">
      <w:pPr>
        <w:pStyle w:val="Normal1"/>
      </w:pPr>
    </w:p>
    <w:p w14:paraId="0C93E8D0" w14:textId="77777777" w:rsidR="00A36B65" w:rsidRPr="00536804" w:rsidRDefault="00A36B65" w:rsidP="00A36B65">
      <w:pPr>
        <w:pStyle w:val="Normal1"/>
        <w:numPr>
          <w:ilvl w:val="0"/>
          <w:numId w:val="1"/>
        </w:numPr>
        <w:ind w:hanging="360"/>
        <w:contextualSpacing/>
        <w:rPr>
          <w:b/>
        </w:rPr>
      </w:pPr>
      <w:r w:rsidRPr="00536804">
        <w:rPr>
          <w:b/>
        </w:rPr>
        <w:t>Authorship</w:t>
      </w:r>
    </w:p>
    <w:p w14:paraId="21573161" w14:textId="29F7BB07" w:rsidR="00A36B65" w:rsidRPr="00536804" w:rsidRDefault="00A36B65" w:rsidP="00A36B65">
      <w:pPr>
        <w:pStyle w:val="Normal1"/>
        <w:contextualSpacing/>
      </w:pPr>
      <w:r w:rsidRPr="00536804">
        <w:t xml:space="preserve">Paul Scotti, </w:t>
      </w:r>
      <w:proofErr w:type="spellStart"/>
      <w:r w:rsidRPr="00536804">
        <w:t>Yoolim</w:t>
      </w:r>
      <w:proofErr w:type="spellEnd"/>
      <w:r w:rsidRPr="00536804">
        <w:t xml:space="preserve"> Hong, Andrew </w:t>
      </w:r>
      <w:proofErr w:type="spellStart"/>
      <w:r w:rsidRPr="00536804">
        <w:t>Leber</w:t>
      </w:r>
      <w:proofErr w:type="spellEnd"/>
      <w:r w:rsidR="00F909FF">
        <w:t xml:space="preserve">, &amp; </w:t>
      </w:r>
      <w:r w:rsidR="00F909FF" w:rsidRPr="00536804">
        <w:t>Julie Golomb</w:t>
      </w:r>
    </w:p>
    <w:p w14:paraId="290E2A76" w14:textId="77777777" w:rsidR="00A36B65" w:rsidRPr="00536804" w:rsidRDefault="00A36B65" w:rsidP="00A36B65">
      <w:pPr>
        <w:pStyle w:val="Normal1"/>
        <w:ind w:left="720"/>
        <w:contextualSpacing/>
      </w:pPr>
    </w:p>
    <w:p w14:paraId="1F7FAAA4" w14:textId="77777777" w:rsidR="00A36B65" w:rsidRPr="00536804" w:rsidRDefault="00A36B65" w:rsidP="00A36B65">
      <w:pPr>
        <w:pStyle w:val="Normal1"/>
        <w:numPr>
          <w:ilvl w:val="0"/>
          <w:numId w:val="1"/>
        </w:numPr>
        <w:ind w:hanging="360"/>
        <w:contextualSpacing/>
        <w:rPr>
          <w:b/>
        </w:rPr>
      </w:pPr>
      <w:r w:rsidRPr="00536804">
        <w:rPr>
          <w:b/>
        </w:rPr>
        <w:t xml:space="preserve">Research Questions </w:t>
      </w:r>
    </w:p>
    <w:p w14:paraId="7FC20AC6" w14:textId="5FC7C4F1" w:rsidR="00A36B65" w:rsidRPr="00536804" w:rsidRDefault="00A36B65" w:rsidP="00A36B65">
      <w:pPr>
        <w:pStyle w:val="Normal1"/>
      </w:pPr>
      <w:r w:rsidRPr="00536804">
        <w:t xml:space="preserve">How </w:t>
      </w:r>
      <w:r w:rsidR="00F909FF">
        <w:t>are features bound to object identities given capacity constraints in visual working memory?</w:t>
      </w:r>
    </w:p>
    <w:p w14:paraId="52244CC8" w14:textId="77777777" w:rsidR="00A36B65" w:rsidRPr="00536804" w:rsidRDefault="00A36B65" w:rsidP="00A36B65">
      <w:pPr>
        <w:pStyle w:val="Normal1"/>
      </w:pPr>
    </w:p>
    <w:p w14:paraId="55A2826D" w14:textId="77777777" w:rsidR="00A36B65" w:rsidRPr="00536804" w:rsidRDefault="00A36B65" w:rsidP="00A36B65">
      <w:pPr>
        <w:pStyle w:val="Normal1"/>
        <w:numPr>
          <w:ilvl w:val="0"/>
          <w:numId w:val="1"/>
        </w:numPr>
        <w:ind w:hanging="360"/>
        <w:contextualSpacing/>
        <w:rPr>
          <w:b/>
        </w:rPr>
      </w:pPr>
      <w:r w:rsidRPr="00536804">
        <w:rPr>
          <w:b/>
        </w:rPr>
        <w:t>Hypotheses</w:t>
      </w:r>
    </w:p>
    <w:p w14:paraId="5D9425B3" w14:textId="77777777" w:rsidR="00EB6D5A" w:rsidRDefault="00EB6D5A" w:rsidP="00EB6D5A">
      <w:pPr>
        <w:pStyle w:val="Normal1"/>
      </w:pPr>
    </w:p>
    <w:p w14:paraId="49B7FD88" w14:textId="14E12DBC" w:rsidR="004D7548" w:rsidRDefault="00A36B65" w:rsidP="00EB6D5A">
      <w:pPr>
        <w:pStyle w:val="Normal1"/>
      </w:pPr>
      <w:r w:rsidRPr="00536804">
        <w:t xml:space="preserve">In this </w:t>
      </w:r>
      <w:r w:rsidR="0070480B">
        <w:t>visual working</w:t>
      </w:r>
      <w:r w:rsidRPr="00536804">
        <w:t xml:space="preserve"> memory experiment, subjects will be tasked with learning the colors </w:t>
      </w:r>
      <w:r w:rsidR="00F909FF">
        <w:t>of</w:t>
      </w:r>
      <w:r w:rsidRPr="00536804">
        <w:t xml:space="preserve"> </w:t>
      </w:r>
      <w:r w:rsidR="00AA1FB4">
        <w:t>two briefly presented real-world objects</w:t>
      </w:r>
      <w:r w:rsidRPr="00536804">
        <w:t xml:space="preserve">. Unknown to subjects, </w:t>
      </w:r>
      <w:r w:rsidR="00AA1FB4">
        <w:t>the distance in color space between these two objects will be 45 deg</w:t>
      </w:r>
      <w:r w:rsidRPr="00536804">
        <w:t xml:space="preserve">. We hypothesize that </w:t>
      </w:r>
      <w:r w:rsidR="00AA1FB4">
        <w:t xml:space="preserve">capacity constraints will not allow adequate binding of colors to the correct object identity, </w:t>
      </w:r>
      <w:r w:rsidR="00C00F50">
        <w:t>revealing</w:t>
      </w:r>
      <w:r w:rsidR="00AA1FB4">
        <w:t xml:space="preserve"> </w:t>
      </w:r>
      <w:r w:rsidR="00C00F50">
        <w:t>systematically distorted reports</w:t>
      </w:r>
      <w:r w:rsidRPr="00536804">
        <w:t xml:space="preserve"> </w:t>
      </w:r>
      <w:r w:rsidR="00AA1FB4">
        <w:t>when asked</w:t>
      </w:r>
      <w:r w:rsidRPr="00536804">
        <w:t xml:space="preserve"> to select the original color </w:t>
      </w:r>
      <w:r w:rsidR="00AA1FB4">
        <w:t>of one of the objects</w:t>
      </w:r>
      <w:r w:rsidRPr="00536804">
        <w:t xml:space="preserve">. </w:t>
      </w:r>
      <w:r w:rsidR="00C00F50">
        <w:t>Following the relational representation model, we hypothesize that repulsion will be observed</w:t>
      </w:r>
      <w:r w:rsidR="00511061">
        <w:t xml:space="preserve">, meaning that reports will be </w:t>
      </w:r>
      <w:r w:rsidR="00810E2D">
        <w:t>shifted farther</w:t>
      </w:r>
      <w:r w:rsidR="00511061">
        <w:t xml:space="preserve"> away in color space from the temporally associated object’s color</w:t>
      </w:r>
      <w:r w:rsidR="007C1372">
        <w:t xml:space="preserve"> (</w:t>
      </w:r>
      <w:r w:rsidR="00511061">
        <w:t xml:space="preserve">see Golomb et al., 2014; Golomb, 2015; Bae &amp; Luck, 2017; Chen, </w:t>
      </w:r>
      <w:proofErr w:type="spellStart"/>
      <w:r w:rsidR="00511061">
        <w:t>Leber</w:t>
      </w:r>
      <w:proofErr w:type="spellEnd"/>
      <w:r w:rsidR="00511061">
        <w:t>, &amp; Golomb, 2018).</w:t>
      </w:r>
      <w:r w:rsidR="00E01FA2">
        <w:t xml:space="preserve"> Some portion of trials may also reveal swap errors, where one object is incorrectly reported as the distractor object’s color. </w:t>
      </w:r>
      <w:r w:rsidR="00B96CFA">
        <w:t xml:space="preserve">The major difference between this study and previous visual working memory studies is </w:t>
      </w:r>
      <w:r w:rsidR="00D750D7">
        <w:t xml:space="preserve">that </w:t>
      </w:r>
      <w:r w:rsidR="00B96CFA">
        <w:t>features will be bound to a</w:t>
      </w:r>
      <w:r w:rsidR="005E1CCE">
        <w:t xml:space="preserve"> real-world</w:t>
      </w:r>
      <w:r w:rsidR="00B96CFA">
        <w:t xml:space="preserve"> object identity</w:t>
      </w:r>
      <w:r w:rsidR="00D750D7">
        <w:t xml:space="preserve"> and the delay between object presentations will be independently manipulated (either 500 </w:t>
      </w:r>
      <w:proofErr w:type="spellStart"/>
      <w:r w:rsidR="00D750D7">
        <w:t>ms</w:t>
      </w:r>
      <w:proofErr w:type="spellEnd"/>
      <w:r w:rsidR="00D750D7">
        <w:t xml:space="preserve"> or </w:t>
      </w:r>
      <w:r w:rsidR="00D05160">
        <w:t>3</w:t>
      </w:r>
      <w:r w:rsidR="00D750D7">
        <w:t xml:space="preserve"> s).</w:t>
      </w:r>
    </w:p>
    <w:p w14:paraId="505158DA" w14:textId="5BCA94B6" w:rsidR="00EB6D5A" w:rsidRDefault="00EB6D5A" w:rsidP="00EB6D5A">
      <w:pPr>
        <w:pStyle w:val="Normal1"/>
        <w:ind w:left="1080"/>
      </w:pPr>
    </w:p>
    <w:p w14:paraId="05B7EB14" w14:textId="2DF881DE" w:rsidR="00EB6D5A" w:rsidRDefault="00EB6D5A" w:rsidP="00EB6D5A">
      <w:pPr>
        <w:pStyle w:val="Normal1"/>
      </w:pPr>
      <w:r>
        <w:t>Hypothesis A:</w:t>
      </w:r>
      <w:r w:rsidR="00365090">
        <w:t xml:space="preserve"> </w:t>
      </w:r>
      <w:r w:rsidR="00440F05">
        <w:t>Larger repulsion effects are present in the 500ms, compared to the 3s, condition</w:t>
      </w:r>
      <w:r w:rsidR="00C9338B">
        <w:t xml:space="preserve">. </w:t>
      </w:r>
      <w:r w:rsidR="00440F05">
        <w:t>This would suggest that a shorter delay between object encoding increases interference between actively maintained representations, resulting in larger memory distortions. It might also be the case that repulsion is only observed in the 500ms condition</w:t>
      </w:r>
      <w:r w:rsidR="008C721F">
        <w:t xml:space="preserve">, whereas </w:t>
      </w:r>
      <w:r w:rsidR="00440F05">
        <w:t>no significant shift errors are present in the 3s condition.</w:t>
      </w:r>
    </w:p>
    <w:p w14:paraId="2BF179AF" w14:textId="69D5F528" w:rsidR="00810E2D" w:rsidRDefault="00810E2D" w:rsidP="00EB6D5A">
      <w:pPr>
        <w:pStyle w:val="Normal1"/>
      </w:pPr>
    </w:p>
    <w:p w14:paraId="502ADD6A" w14:textId="35D2C1C6" w:rsidR="00810E2D" w:rsidRDefault="00810E2D" w:rsidP="00EB6D5A">
      <w:pPr>
        <w:pStyle w:val="Normal1"/>
      </w:pPr>
      <w:r>
        <w:t xml:space="preserve">Hypothesis B: </w:t>
      </w:r>
      <w:r w:rsidR="00440F05">
        <w:t xml:space="preserve">Similar repulsion effects are observed in both conditions. </w:t>
      </w:r>
      <w:r w:rsidR="00C20B55">
        <w:t>This suggests that interference between WM representations are similarly elicited regardless of a potential consolidation time, posing potentially interesting parallels between memory distortion mechanisms in VWM and VLTM.</w:t>
      </w:r>
      <w:r w:rsidR="008C721F">
        <w:t xml:space="preserve"> </w:t>
      </w:r>
    </w:p>
    <w:p w14:paraId="7C575DFA" w14:textId="3EBD396E" w:rsidR="00810E2D" w:rsidRDefault="00810E2D" w:rsidP="00EB6D5A">
      <w:pPr>
        <w:pStyle w:val="Normal1"/>
      </w:pPr>
    </w:p>
    <w:p w14:paraId="7C51034E" w14:textId="4D40C644" w:rsidR="00810E2D" w:rsidRDefault="00810E2D" w:rsidP="00EB6D5A">
      <w:pPr>
        <w:pStyle w:val="Normal1"/>
      </w:pPr>
      <w:r>
        <w:t xml:space="preserve">Hypothesis C: </w:t>
      </w:r>
      <w:r w:rsidR="00F83D35">
        <w:t>No shift errors are observed</w:t>
      </w:r>
      <w:r w:rsidR="00F56B6E">
        <w:t>, suggesting that object identity is robust to memory distortions</w:t>
      </w:r>
      <w:r w:rsidR="004F23DC">
        <w:t>,</w:t>
      </w:r>
      <w:r w:rsidR="00545BC9">
        <w:t xml:space="preserve"> in </w:t>
      </w:r>
      <w:r w:rsidR="004F23DC">
        <w:t>contrast</w:t>
      </w:r>
      <w:r w:rsidR="00545BC9">
        <w:t xml:space="preserve"> to previous paradigms involving oriented </w:t>
      </w:r>
      <w:r w:rsidR="004F23DC">
        <w:t>shapes (Bae &amp; Luck, 2017) or spatial locations of colored squares (Golomb et al., 2014; Golomb, 2015).</w:t>
      </w:r>
    </w:p>
    <w:p w14:paraId="49030415" w14:textId="13C06A41" w:rsidR="006021AE" w:rsidRDefault="006021AE" w:rsidP="00EB6D5A">
      <w:pPr>
        <w:pStyle w:val="Normal1"/>
      </w:pPr>
    </w:p>
    <w:p w14:paraId="57B9042C" w14:textId="0D28DF96" w:rsidR="006021AE" w:rsidRDefault="006021AE" w:rsidP="00EB6D5A">
      <w:pPr>
        <w:pStyle w:val="Normal1"/>
      </w:pPr>
      <w:r>
        <w:t xml:space="preserve">Hypothesis D: This hypothesis is specific to swap errors, but one possibility is that the proportion of observed swap errors is positively associated with the magnitude of shift errors. </w:t>
      </w:r>
      <w:r>
        <w:lastRenderedPageBreak/>
        <w:t xml:space="preserve">This would suggest that the mechanism responsible for inducing </w:t>
      </w:r>
      <w:r w:rsidR="00335352">
        <w:t>shift errors may reflect a more general memory distortion mechanism that similarly elicits swap errors.</w:t>
      </w:r>
    </w:p>
    <w:p w14:paraId="76B87DE6" w14:textId="77777777" w:rsidR="00504A16" w:rsidRPr="00536804" w:rsidRDefault="00504A16" w:rsidP="00504A16">
      <w:pPr>
        <w:pStyle w:val="Normal1"/>
        <w:ind w:left="1440"/>
      </w:pPr>
    </w:p>
    <w:p w14:paraId="5CA4F204" w14:textId="77777777" w:rsidR="00A36B65" w:rsidRPr="00536804" w:rsidRDefault="00A36B65" w:rsidP="00A36B65">
      <w:pPr>
        <w:pStyle w:val="Normal1"/>
        <w:outlineLvl w:val="0"/>
      </w:pPr>
      <w:r w:rsidRPr="00536804">
        <w:rPr>
          <w:b/>
        </w:rPr>
        <w:t>Design Plan</w:t>
      </w:r>
    </w:p>
    <w:p w14:paraId="3EE565AF" w14:textId="77777777" w:rsidR="00A36B65" w:rsidRPr="00536804" w:rsidRDefault="00A36B65" w:rsidP="00A36B65">
      <w:pPr>
        <w:pStyle w:val="Normal1"/>
      </w:pPr>
    </w:p>
    <w:p w14:paraId="017AC970" w14:textId="77777777" w:rsidR="00A36B65" w:rsidRPr="00536804" w:rsidRDefault="00A36B65" w:rsidP="00A36B65">
      <w:pPr>
        <w:pStyle w:val="Normal1"/>
        <w:numPr>
          <w:ilvl w:val="0"/>
          <w:numId w:val="2"/>
        </w:numPr>
        <w:ind w:hanging="360"/>
        <w:contextualSpacing/>
        <w:rPr>
          <w:b/>
        </w:rPr>
      </w:pPr>
      <w:r w:rsidRPr="00536804">
        <w:rPr>
          <w:b/>
        </w:rPr>
        <w:t>Study Type</w:t>
      </w:r>
    </w:p>
    <w:p w14:paraId="5E8E7F83" w14:textId="77777777" w:rsidR="00A36B65" w:rsidRPr="00536804" w:rsidRDefault="00A36B65" w:rsidP="00A36B65">
      <w:pPr>
        <w:pStyle w:val="Normal1"/>
        <w:numPr>
          <w:ilvl w:val="1"/>
          <w:numId w:val="2"/>
        </w:numPr>
        <w:ind w:hanging="360"/>
        <w:contextualSpacing/>
      </w:pPr>
      <w:r w:rsidRPr="00536804">
        <w:t xml:space="preserve">Psychophysics experiment </w:t>
      </w:r>
    </w:p>
    <w:p w14:paraId="1BBEBCC7" w14:textId="77777777" w:rsidR="00A36B65" w:rsidRPr="00536804" w:rsidRDefault="00A36B65" w:rsidP="00A36B65">
      <w:pPr>
        <w:pStyle w:val="Normal1"/>
        <w:ind w:left="1440"/>
        <w:contextualSpacing/>
      </w:pPr>
    </w:p>
    <w:p w14:paraId="7F5CEAB7" w14:textId="77777777" w:rsidR="00A36B65" w:rsidRPr="00536804" w:rsidRDefault="00A36B65" w:rsidP="00A36B65">
      <w:pPr>
        <w:pStyle w:val="Normal1"/>
        <w:numPr>
          <w:ilvl w:val="0"/>
          <w:numId w:val="2"/>
        </w:numPr>
        <w:ind w:hanging="360"/>
        <w:contextualSpacing/>
        <w:rPr>
          <w:b/>
        </w:rPr>
      </w:pPr>
      <w:r w:rsidRPr="00536804">
        <w:rPr>
          <w:b/>
        </w:rPr>
        <w:t>Blinding</w:t>
      </w:r>
    </w:p>
    <w:p w14:paraId="2AA5792D" w14:textId="77777777" w:rsidR="00A36B65" w:rsidRPr="00536804" w:rsidRDefault="00A36B65" w:rsidP="00A36B65">
      <w:pPr>
        <w:pStyle w:val="Normal1"/>
        <w:numPr>
          <w:ilvl w:val="1"/>
          <w:numId w:val="2"/>
        </w:numPr>
        <w:ind w:hanging="360"/>
        <w:contextualSpacing/>
      </w:pPr>
      <w:r w:rsidRPr="00536804">
        <w:t>All participants that pass exclusionary criteria will be included.</w:t>
      </w:r>
    </w:p>
    <w:p w14:paraId="42856FD7" w14:textId="44FEB07A" w:rsidR="00A36B65" w:rsidRPr="00536804" w:rsidRDefault="00FB0792" w:rsidP="00A36B65">
      <w:pPr>
        <w:pStyle w:val="Normal1"/>
        <w:numPr>
          <w:ilvl w:val="1"/>
          <w:numId w:val="2"/>
        </w:numPr>
        <w:ind w:hanging="360"/>
        <w:contextualSpacing/>
      </w:pPr>
      <w:proofErr w:type="spellStart"/>
      <w:r>
        <w:t>M</w:t>
      </w:r>
      <w:r w:rsidR="00A36B65" w:rsidRPr="00536804">
        <w:t>Turk</w:t>
      </w:r>
      <w:proofErr w:type="spellEnd"/>
      <w:r w:rsidR="00A36B65" w:rsidRPr="00536804">
        <w:t xml:space="preserve">: Participants’ worker IDs will be discarded prior to analysis to prohibit the ability to trace an individual to their Amazon Mechanical Turk account. </w:t>
      </w:r>
    </w:p>
    <w:p w14:paraId="1420634D" w14:textId="6F95395C" w:rsidR="00A36B65" w:rsidRPr="00536804" w:rsidRDefault="00A36B65" w:rsidP="00A36B65">
      <w:pPr>
        <w:pStyle w:val="Normal1"/>
      </w:pPr>
    </w:p>
    <w:p w14:paraId="398E2C6F" w14:textId="5D3D18A3" w:rsidR="00A36B65" w:rsidRPr="00536804" w:rsidRDefault="00A36B65" w:rsidP="00A36B65">
      <w:pPr>
        <w:pStyle w:val="Normal1"/>
        <w:outlineLvl w:val="0"/>
        <w:rPr>
          <w:b/>
        </w:rPr>
      </w:pPr>
      <w:r w:rsidRPr="00536804">
        <w:rPr>
          <w:b/>
        </w:rPr>
        <w:t>Design</w:t>
      </w:r>
    </w:p>
    <w:p w14:paraId="383F9200" w14:textId="1DB7F9CA" w:rsidR="005378E7" w:rsidRDefault="00952544" w:rsidP="00A36B65">
      <w:pPr>
        <w:pStyle w:val="Normal1"/>
        <w:numPr>
          <w:ilvl w:val="0"/>
          <w:numId w:val="2"/>
        </w:numPr>
        <w:ind w:hanging="360"/>
      </w:pPr>
      <w:r>
        <w:t xml:space="preserve">Below is an example trial procedure. There will be 280 trials total, split into 14 blocks of 20 trials each. Every trial, </w:t>
      </w:r>
      <w:r w:rsidR="00881F35">
        <w:t>one</w:t>
      </w:r>
      <w:r>
        <w:t xml:space="preserve"> unique real-world object with a single associated color (drawn from CIE L*a*b* space provided by </w:t>
      </w:r>
      <w:proofErr w:type="spellStart"/>
      <w:r>
        <w:t>MemToolbox</w:t>
      </w:r>
      <w:proofErr w:type="spellEnd"/>
      <w:r>
        <w:t>) will be displayed</w:t>
      </w:r>
      <w:r w:rsidR="00881F35">
        <w:t xml:space="preserve"> for 500 </w:t>
      </w:r>
      <w:proofErr w:type="spellStart"/>
      <w:r w:rsidR="00881F35">
        <w:t>ms</w:t>
      </w:r>
      <w:proofErr w:type="spellEnd"/>
      <w:r w:rsidR="00881F35">
        <w:t xml:space="preserve">, followed by a 500 </w:t>
      </w:r>
      <w:proofErr w:type="spellStart"/>
      <w:r w:rsidR="00881F35">
        <w:t>ms</w:t>
      </w:r>
      <w:proofErr w:type="spellEnd"/>
      <w:r w:rsidR="00881F35">
        <w:t xml:space="preserve"> blank delay, followed by another unique real-world object with a different associated color</w:t>
      </w:r>
      <w:r>
        <w:t xml:space="preserve">. Unknown to participants, the color distance between </w:t>
      </w:r>
      <w:r w:rsidR="00881F35">
        <w:t xml:space="preserve">the two </w:t>
      </w:r>
      <w:r>
        <w:t>objects will be 45 deg. Participants will later be probed with a grayscale representation of one of the two objects</w:t>
      </w:r>
      <w:r w:rsidR="000429D1">
        <w:t xml:space="preserve"> (randomly determined)</w:t>
      </w:r>
      <w:r>
        <w:t xml:space="preserve">, and have to select the original color of the object and specify a confidence range (the smallest range of colors they believe contains the correct color; see Chen, </w:t>
      </w:r>
      <w:proofErr w:type="spellStart"/>
      <w:r>
        <w:t>Leber</w:t>
      </w:r>
      <w:proofErr w:type="spellEnd"/>
      <w:r>
        <w:t xml:space="preserve">, &amp; Golomb, 2018). </w:t>
      </w:r>
      <w:r w:rsidR="00A34B0A" w:rsidRPr="00433E7F">
        <w:t xml:space="preserve">As the mouse </w:t>
      </w:r>
      <w:r w:rsidR="00A34B0A">
        <w:t>moves</w:t>
      </w:r>
      <w:r w:rsidR="00A34B0A" w:rsidRPr="00433E7F">
        <w:t xml:space="preserve"> around the color wheel, the initially grayscale object </w:t>
      </w:r>
      <w:r w:rsidR="00A34B0A">
        <w:t xml:space="preserve">will </w:t>
      </w:r>
      <w:r w:rsidR="00A34B0A" w:rsidRPr="00433E7F">
        <w:t>dynamically change to the color closest the mouse pointer.</w:t>
      </w:r>
      <w:r w:rsidR="000429D1">
        <w:t xml:space="preserve"> The other object will then similarly be tested, and f</w:t>
      </w:r>
      <w:r>
        <w:t xml:space="preserve">eedback and bonus are </w:t>
      </w:r>
      <w:r w:rsidR="000429D1">
        <w:t>displayed</w:t>
      </w:r>
      <w:r w:rsidR="003407DD">
        <w:t xml:space="preserve"> to end the trial.</w:t>
      </w:r>
      <w:r w:rsidR="00C75152">
        <w:t xml:space="preserve"> The color wheel will be randomly rotated and mirror-flipped </w:t>
      </w:r>
      <w:r w:rsidR="00C826A8">
        <w:t>for every memory response.</w:t>
      </w:r>
      <w:bookmarkStart w:id="0" w:name="_GoBack"/>
      <w:bookmarkEnd w:id="0"/>
    </w:p>
    <w:p w14:paraId="1E4B5F4A" w14:textId="0F20E151" w:rsidR="00A36B65" w:rsidRDefault="00952544" w:rsidP="00A36B65">
      <w:pPr>
        <w:pStyle w:val="Normal1"/>
        <w:numPr>
          <w:ilvl w:val="0"/>
          <w:numId w:val="2"/>
        </w:numPr>
        <w:ind w:hanging="360"/>
      </w:pPr>
      <w:r>
        <w:t xml:space="preserve">The bonus </w:t>
      </w:r>
      <w:r w:rsidRPr="00952544">
        <w:t>i</w:t>
      </w:r>
      <w:r>
        <w:t>s</w:t>
      </w:r>
      <w:r w:rsidRPr="00952544">
        <w:t xml:space="preserve"> </w:t>
      </w:r>
      <w:r>
        <w:t xml:space="preserve">composed of </w:t>
      </w:r>
      <w:r w:rsidRPr="00952544">
        <w:t xml:space="preserve">two parts, with each part awarding a max of </w:t>
      </w:r>
      <w:r w:rsidR="00826452">
        <w:t>.5</w:t>
      </w:r>
      <w:r w:rsidRPr="00952544">
        <w:t xml:space="preserve"> cent</w:t>
      </w:r>
      <w:r w:rsidR="00826452">
        <w:t>s</w:t>
      </w:r>
      <w:r w:rsidRPr="00952544">
        <w:t xml:space="preserve">. The first part is degrees of error (distance from report to the original color). If x is degrees of error, then cents awarded equals </w:t>
      </w:r>
      <w:r w:rsidR="00C90121">
        <w:t>(</w:t>
      </w:r>
      <w:r w:rsidRPr="00952544">
        <w:t>(x - 45) / (0 - 45)</w:t>
      </w:r>
      <w:r w:rsidR="00C90121">
        <w:t>)/2</w:t>
      </w:r>
      <w:r w:rsidRPr="00952544">
        <w:t>, such that more fractions of a penny are awarded for less deg</w:t>
      </w:r>
      <w:r>
        <w:t>.</w:t>
      </w:r>
      <w:r w:rsidRPr="00952544">
        <w:t xml:space="preserve"> of error but nothing is awarded if x&gt;=45. The 2nd part is based on the confidence report, specifically, if y is the </w:t>
      </w:r>
      <w:r>
        <w:t xml:space="preserve">confidence range </w:t>
      </w:r>
      <w:r w:rsidRPr="00952544">
        <w:t xml:space="preserve">(360 being a highlight of the entire color wheel), then cents awarded equals </w:t>
      </w:r>
      <w:r w:rsidR="00C90121">
        <w:t>(</w:t>
      </w:r>
      <w:r w:rsidRPr="00952544">
        <w:t>(y - 360) / (1 - 360)</w:t>
      </w:r>
      <w:r w:rsidR="00C90121">
        <w:t>)/2</w:t>
      </w:r>
      <w:r w:rsidRPr="00952544">
        <w:t xml:space="preserve">, such that smaller intervals award more money. Except, this only occurs if the highlighted region contains the true original color, if it doesn't, then no bonus is awarded for this part. A negative bonus </w:t>
      </w:r>
      <w:r>
        <w:t>is never awarded</w:t>
      </w:r>
      <w:r w:rsidRPr="00952544">
        <w:t xml:space="preserve">. </w:t>
      </w:r>
      <w:r w:rsidR="003631FC">
        <w:t xml:space="preserve">In total, the perfect bonus for a single trial, involving two object reports, is 2 cents. </w:t>
      </w:r>
    </w:p>
    <w:p w14:paraId="1F2D611B" w14:textId="05D441AF" w:rsidR="00A36B65" w:rsidRDefault="00A36B65" w:rsidP="00A36B65">
      <w:pPr>
        <w:pStyle w:val="Normal1"/>
      </w:pPr>
    </w:p>
    <w:p w14:paraId="3AE89644" w14:textId="00415F76" w:rsidR="00CB2B01" w:rsidRDefault="00CB2B01" w:rsidP="00A36B65">
      <w:pPr>
        <w:pStyle w:val="Normal1"/>
      </w:pPr>
      <w:r>
        <w:rPr>
          <w:noProof/>
        </w:rPr>
        <w:lastRenderedPageBreak/>
        <w:drawing>
          <wp:inline distT="0" distB="0" distL="0" distR="0" wp14:anchorId="66F7E8CA" wp14:editId="0B784DC5">
            <wp:extent cx="6791879" cy="1425677"/>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ial_procedure_InterGroup2.pdf"/>
                    <pic:cNvPicPr/>
                  </pic:nvPicPr>
                  <pic:blipFill>
                    <a:blip r:embed="rId8"/>
                    <a:stretch>
                      <a:fillRect/>
                    </a:stretch>
                  </pic:blipFill>
                  <pic:spPr>
                    <a:xfrm>
                      <a:off x="0" y="0"/>
                      <a:ext cx="6800836" cy="1427557"/>
                    </a:xfrm>
                    <a:prstGeom prst="rect">
                      <a:avLst/>
                    </a:prstGeom>
                  </pic:spPr>
                </pic:pic>
              </a:graphicData>
            </a:graphic>
          </wp:inline>
        </w:drawing>
      </w:r>
    </w:p>
    <w:p w14:paraId="3BDCF642" w14:textId="77777777" w:rsidR="00CB2B01" w:rsidRPr="00536804" w:rsidRDefault="00CB2B01" w:rsidP="00A36B65">
      <w:pPr>
        <w:pStyle w:val="Normal1"/>
      </w:pPr>
    </w:p>
    <w:p w14:paraId="2AF3007B" w14:textId="264CEA3E" w:rsidR="00A36B65" w:rsidRPr="00536804" w:rsidRDefault="00A36B65" w:rsidP="00A36B65">
      <w:pPr>
        <w:pStyle w:val="Normal1"/>
        <w:outlineLvl w:val="0"/>
      </w:pPr>
      <w:r w:rsidRPr="00536804">
        <w:rPr>
          <w:b/>
        </w:rPr>
        <w:t>Sampling Plan</w:t>
      </w:r>
    </w:p>
    <w:p w14:paraId="476646F3" w14:textId="44169D7B" w:rsidR="00A36B65" w:rsidRPr="00536804" w:rsidRDefault="00A36B65" w:rsidP="00A36B65">
      <w:pPr>
        <w:pStyle w:val="Normal1"/>
      </w:pPr>
    </w:p>
    <w:p w14:paraId="39BCB111" w14:textId="6559A9D5" w:rsidR="00A36B65" w:rsidRPr="00536804" w:rsidRDefault="00A36B65" w:rsidP="00A36B65">
      <w:pPr>
        <w:pStyle w:val="Normal1"/>
        <w:numPr>
          <w:ilvl w:val="0"/>
          <w:numId w:val="2"/>
        </w:numPr>
        <w:ind w:hanging="360"/>
        <w:contextualSpacing/>
        <w:rPr>
          <w:b/>
        </w:rPr>
      </w:pPr>
      <w:r w:rsidRPr="00536804">
        <w:rPr>
          <w:b/>
        </w:rPr>
        <w:t>Existing Data</w:t>
      </w:r>
    </w:p>
    <w:p w14:paraId="16E1BC62" w14:textId="1BC9119A" w:rsidR="00A36B65" w:rsidRPr="00536804" w:rsidRDefault="00A36B65" w:rsidP="00A36B65">
      <w:pPr>
        <w:pStyle w:val="Normal1"/>
        <w:numPr>
          <w:ilvl w:val="1"/>
          <w:numId w:val="2"/>
        </w:numPr>
        <w:ind w:hanging="360"/>
        <w:contextualSpacing/>
      </w:pPr>
      <w:r w:rsidRPr="00536804">
        <w:t xml:space="preserve">As of the </w:t>
      </w:r>
      <w:r w:rsidR="00757805">
        <w:t>time</w:t>
      </w:r>
      <w:r w:rsidRPr="00536804">
        <w:t xml:space="preserve"> of submission of this research plan for preregistration, </w:t>
      </w:r>
      <w:r w:rsidR="00513967">
        <w:t>no d</w:t>
      </w:r>
      <w:r w:rsidR="00B66B7D">
        <w:t xml:space="preserve">ata </w:t>
      </w:r>
      <w:r w:rsidR="004054A7">
        <w:t xml:space="preserve">have </w:t>
      </w:r>
      <w:r w:rsidR="00B66B7D">
        <w:t xml:space="preserve">been </w:t>
      </w:r>
      <w:r w:rsidR="00AF6789">
        <w:t xml:space="preserve">created, </w:t>
      </w:r>
      <w:r w:rsidR="00B66B7D">
        <w:t>collected</w:t>
      </w:r>
      <w:r w:rsidR="00AF6789">
        <w:t>, or analyzed</w:t>
      </w:r>
      <w:r w:rsidR="00B97886">
        <w:t>.</w:t>
      </w:r>
    </w:p>
    <w:p w14:paraId="6D04C1F5" w14:textId="77777777" w:rsidR="00A36B65" w:rsidRPr="00536804" w:rsidRDefault="00A36B65" w:rsidP="00A36B65">
      <w:pPr>
        <w:pStyle w:val="Normal1"/>
        <w:ind w:left="2160"/>
        <w:contextualSpacing/>
      </w:pPr>
    </w:p>
    <w:p w14:paraId="6A91C358" w14:textId="77777777" w:rsidR="00A36B65" w:rsidRPr="00536804" w:rsidRDefault="00A36B65" w:rsidP="00A36B65">
      <w:pPr>
        <w:pStyle w:val="Normal1"/>
        <w:numPr>
          <w:ilvl w:val="0"/>
          <w:numId w:val="2"/>
        </w:numPr>
        <w:ind w:hanging="360"/>
        <w:contextualSpacing/>
        <w:rPr>
          <w:b/>
        </w:rPr>
      </w:pPr>
      <w:r w:rsidRPr="00536804">
        <w:rPr>
          <w:b/>
        </w:rPr>
        <w:t>Data Collection Procedures.</w:t>
      </w:r>
    </w:p>
    <w:p w14:paraId="7500042C" w14:textId="18E9AC50" w:rsidR="00A36B65" w:rsidRPr="00536804" w:rsidRDefault="00A36B65" w:rsidP="00A36B65">
      <w:pPr>
        <w:pStyle w:val="Normal1"/>
        <w:numPr>
          <w:ilvl w:val="1"/>
          <w:numId w:val="2"/>
        </w:numPr>
        <w:ind w:hanging="360"/>
        <w:contextualSpacing/>
      </w:pPr>
      <w:r w:rsidRPr="00536804">
        <w:rPr>
          <w:i/>
        </w:rPr>
        <w:t>Timeline.</w:t>
      </w:r>
      <w:r w:rsidRPr="00536804">
        <w:t xml:space="preserve"> The study will </w:t>
      </w:r>
      <w:r w:rsidR="00D43906">
        <w:t>take place</w:t>
      </w:r>
      <w:r w:rsidRPr="00536804">
        <w:t xml:space="preserve"> during the </w:t>
      </w:r>
      <w:r w:rsidR="00E1500E">
        <w:t>Fall</w:t>
      </w:r>
      <w:r w:rsidRPr="00536804">
        <w:t xml:space="preserve"> 2018, with the aim to finish the proposed </w:t>
      </w:r>
      <w:r w:rsidR="00D47052">
        <w:t>experiment</w:t>
      </w:r>
      <w:r w:rsidRPr="00536804">
        <w:t xml:space="preserve"> </w:t>
      </w:r>
      <w:r w:rsidR="00312CB9">
        <w:t>by</w:t>
      </w:r>
      <w:r w:rsidRPr="00536804">
        <w:t xml:space="preserve"> </w:t>
      </w:r>
      <w:r w:rsidR="00312CB9">
        <w:t>Summer</w:t>
      </w:r>
      <w:r w:rsidR="00E1500E">
        <w:t xml:space="preserve"> </w:t>
      </w:r>
      <w:r w:rsidRPr="00536804">
        <w:t>2019.</w:t>
      </w:r>
    </w:p>
    <w:p w14:paraId="1A24F718" w14:textId="61968BD2" w:rsidR="00A36B65" w:rsidRPr="00536804" w:rsidRDefault="00A36B65" w:rsidP="00DA49A8">
      <w:pPr>
        <w:pStyle w:val="Normal1"/>
        <w:numPr>
          <w:ilvl w:val="1"/>
          <w:numId w:val="2"/>
        </w:numPr>
        <w:ind w:hanging="360"/>
        <w:contextualSpacing/>
      </w:pPr>
      <w:r w:rsidRPr="00DA49A8">
        <w:rPr>
          <w:i/>
        </w:rPr>
        <w:t>Participants.</w:t>
      </w:r>
      <w:r w:rsidRPr="00536804">
        <w:t xml:space="preserve"> </w:t>
      </w:r>
      <w:r w:rsidR="00695973">
        <w:t>Subjects</w:t>
      </w:r>
      <w:r w:rsidRPr="00536804">
        <w:t xml:space="preserve"> will be recruited through Amazon Mechanical Turk</w:t>
      </w:r>
      <w:r w:rsidR="00695973">
        <w:t xml:space="preserve"> and </w:t>
      </w:r>
      <w:r w:rsidRPr="00536804">
        <w:t>will receiv</w:t>
      </w:r>
      <w:r w:rsidR="00E641A0">
        <w:t>e $6.00 an hour as compensation, plus a bonus of up to $</w:t>
      </w:r>
      <w:r w:rsidR="0077354F">
        <w:t>5</w:t>
      </w:r>
      <w:r w:rsidR="00E641A0">
        <w:t>.</w:t>
      </w:r>
      <w:r w:rsidR="0077354F">
        <w:t>6</w:t>
      </w:r>
      <w:r w:rsidR="00E641A0">
        <w:t>0 depending on performance.</w:t>
      </w:r>
      <w:r w:rsidRPr="00536804">
        <w:t xml:space="preserve"> </w:t>
      </w:r>
    </w:p>
    <w:p w14:paraId="17280AA5" w14:textId="77777777" w:rsidR="00A36B65" w:rsidRPr="00536804" w:rsidRDefault="00A36B65" w:rsidP="00A36B65">
      <w:pPr>
        <w:pStyle w:val="Normal1"/>
      </w:pPr>
    </w:p>
    <w:p w14:paraId="762D14E2" w14:textId="77777777" w:rsidR="00A36B65" w:rsidRPr="00536804" w:rsidRDefault="00A36B65" w:rsidP="00A36B65">
      <w:pPr>
        <w:pStyle w:val="Normal1"/>
        <w:numPr>
          <w:ilvl w:val="0"/>
          <w:numId w:val="2"/>
        </w:numPr>
        <w:ind w:hanging="360"/>
        <w:contextualSpacing/>
        <w:rPr>
          <w:b/>
        </w:rPr>
      </w:pPr>
      <w:r w:rsidRPr="00536804">
        <w:rPr>
          <w:b/>
        </w:rPr>
        <w:t>Sample Size</w:t>
      </w:r>
    </w:p>
    <w:p w14:paraId="6D80D8FA" w14:textId="7C27D92F" w:rsidR="00A36B65" w:rsidRDefault="00E376BC" w:rsidP="00A36B65">
      <w:pPr>
        <w:pStyle w:val="Normal1"/>
        <w:numPr>
          <w:ilvl w:val="1"/>
          <w:numId w:val="2"/>
        </w:numPr>
        <w:ind w:hanging="360"/>
        <w:contextualSpacing/>
      </w:pPr>
      <w:r>
        <w:t xml:space="preserve">Expt. </w:t>
      </w:r>
      <w:r w:rsidR="00F909FF">
        <w:t>1</w:t>
      </w:r>
      <w:r w:rsidR="00A36B65">
        <w:t xml:space="preserve">: </w:t>
      </w:r>
      <w:r w:rsidR="00A36B65" w:rsidRPr="00536804">
        <w:t xml:space="preserve">Amazon Mechanical Turk: </w:t>
      </w:r>
      <w:r w:rsidR="00F909FF">
        <w:t>50</w:t>
      </w:r>
      <w:r w:rsidR="001B2AD7">
        <w:t xml:space="preserve"> participants</w:t>
      </w:r>
      <w:r w:rsidR="00056776">
        <w:t>.</w:t>
      </w:r>
    </w:p>
    <w:p w14:paraId="0310DF5E" w14:textId="77777777" w:rsidR="00A36B65" w:rsidRPr="00536804" w:rsidRDefault="00A36B65" w:rsidP="00A36B65">
      <w:pPr>
        <w:pStyle w:val="Normal1"/>
      </w:pPr>
    </w:p>
    <w:p w14:paraId="3955C608" w14:textId="77777777" w:rsidR="00A36B65" w:rsidRPr="00536804" w:rsidRDefault="00A36B65" w:rsidP="00A36B65">
      <w:pPr>
        <w:pStyle w:val="Normal1"/>
        <w:numPr>
          <w:ilvl w:val="0"/>
          <w:numId w:val="2"/>
        </w:numPr>
        <w:ind w:hanging="360"/>
        <w:contextualSpacing/>
        <w:rPr>
          <w:b/>
        </w:rPr>
      </w:pPr>
      <w:r w:rsidRPr="00536804">
        <w:rPr>
          <w:b/>
        </w:rPr>
        <w:t>Sample Size Rationale</w:t>
      </w:r>
    </w:p>
    <w:p w14:paraId="2A9AF32E" w14:textId="6903A4EE" w:rsidR="00A36B65" w:rsidRDefault="00A36B65" w:rsidP="00D7004B">
      <w:pPr>
        <w:pStyle w:val="Normal1"/>
        <w:numPr>
          <w:ilvl w:val="1"/>
          <w:numId w:val="2"/>
        </w:numPr>
        <w:ind w:hanging="360"/>
        <w:contextualSpacing/>
      </w:pPr>
      <w:r w:rsidRPr="00536804">
        <w:t>Sample size</w:t>
      </w:r>
      <w:r w:rsidR="00647C0F">
        <w:t xml:space="preserve"> </w:t>
      </w:r>
      <w:r w:rsidR="00A1141E">
        <w:t>is difficult to determine for a new paradigm. Given that results from this experiment will be used to determine the sample size for subsequent experiments, we chose a liberal sample size of 50 participants</w:t>
      </w:r>
      <w:r w:rsidR="006C4D2B">
        <w:t>. 50 participants is a reasonable rule of thumb for power analyses a</w:t>
      </w:r>
      <w:r w:rsidR="00671670">
        <w:t xml:space="preserve">s suggested by Wilson </w:t>
      </w:r>
      <w:proofErr w:type="spellStart"/>
      <w:r w:rsidR="00671670">
        <w:t>VanVoorhis</w:t>
      </w:r>
      <w:proofErr w:type="spellEnd"/>
      <w:r w:rsidR="00671670">
        <w:t xml:space="preserve"> &amp; Morgan (2007).</w:t>
      </w:r>
      <w:r w:rsidR="00A1141E">
        <w:t xml:space="preserve">  </w:t>
      </w:r>
    </w:p>
    <w:p w14:paraId="15700720" w14:textId="77777777" w:rsidR="00A36B65" w:rsidRPr="00536804" w:rsidRDefault="00A36B65" w:rsidP="00CC4481">
      <w:pPr>
        <w:pStyle w:val="Normal1"/>
        <w:contextualSpacing/>
      </w:pPr>
    </w:p>
    <w:p w14:paraId="05CE212F" w14:textId="77777777" w:rsidR="00A36B65" w:rsidRPr="00536804" w:rsidRDefault="00A36B65" w:rsidP="00A36B65">
      <w:pPr>
        <w:pStyle w:val="Normal1"/>
        <w:outlineLvl w:val="0"/>
      </w:pPr>
      <w:r w:rsidRPr="00536804">
        <w:rPr>
          <w:b/>
        </w:rPr>
        <w:t>Exclusion Criteria</w:t>
      </w:r>
    </w:p>
    <w:p w14:paraId="4FDBB149" w14:textId="77777777" w:rsidR="00A36B65" w:rsidRPr="00536804" w:rsidRDefault="00A36B65" w:rsidP="00A36B65">
      <w:pPr>
        <w:pStyle w:val="Normal1"/>
        <w:rPr>
          <w:b/>
        </w:rPr>
      </w:pPr>
    </w:p>
    <w:p w14:paraId="3A2D139D" w14:textId="77777777" w:rsidR="00A36B65" w:rsidRPr="00536804" w:rsidRDefault="00A36B65" w:rsidP="00A36B65">
      <w:pPr>
        <w:pStyle w:val="Normal1"/>
        <w:numPr>
          <w:ilvl w:val="0"/>
          <w:numId w:val="2"/>
        </w:numPr>
        <w:ind w:left="0"/>
        <w:rPr>
          <w:b/>
        </w:rPr>
      </w:pPr>
      <w:r w:rsidRPr="00536804">
        <w:rPr>
          <w:b/>
        </w:rPr>
        <w:t>Subject exclusions</w:t>
      </w:r>
    </w:p>
    <w:p w14:paraId="2319DF2C" w14:textId="1428E9A9" w:rsidR="00A1517E" w:rsidRDefault="00A36B65" w:rsidP="00D0374F">
      <w:pPr>
        <w:pStyle w:val="Normal1"/>
        <w:numPr>
          <w:ilvl w:val="1"/>
          <w:numId w:val="2"/>
        </w:numPr>
        <w:ind w:hanging="360"/>
      </w:pPr>
      <w:r>
        <w:t>Exclus</w:t>
      </w:r>
      <w:r w:rsidR="004C752D">
        <w:t>ion</w:t>
      </w:r>
      <w:r w:rsidR="00EA5271">
        <w:t xml:space="preserve"> will depend on individual subject </w:t>
      </w:r>
      <w:r w:rsidR="004C752D">
        <w:t>model fits</w:t>
      </w:r>
      <w:r w:rsidR="00EA5271">
        <w:t>.</w:t>
      </w:r>
      <w:r w:rsidR="004C752D">
        <w:t xml:space="preserve"> W</w:t>
      </w:r>
      <w:r w:rsidRPr="00536804">
        <w:t xml:space="preserve">e plan to exclude subjects </w:t>
      </w:r>
      <w:r w:rsidR="00D0374F">
        <w:t xml:space="preserve">if their </w:t>
      </w:r>
      <w:r w:rsidR="007518A9">
        <w:t xml:space="preserve">proportion of </w:t>
      </w:r>
      <w:r w:rsidR="00D0374F">
        <w:t xml:space="preserve">random guessing </w:t>
      </w:r>
      <w:r w:rsidR="00D458B2">
        <w:t xml:space="preserve">exceeds </w:t>
      </w:r>
      <w:r w:rsidR="00F7020E">
        <w:t>.50</w:t>
      </w:r>
      <w:r w:rsidR="00D0374F">
        <w:t xml:space="preserve">. </w:t>
      </w:r>
      <w:r w:rsidR="004C752D">
        <w:t xml:space="preserve">These exclusion criteria are based off the exclusion criteria </w:t>
      </w:r>
      <w:r w:rsidR="00D0374F">
        <w:t>in Golomb et al.</w:t>
      </w:r>
      <w:r w:rsidR="004C752D">
        <w:t xml:space="preserve"> (201</w:t>
      </w:r>
      <w:r w:rsidR="00D0374F">
        <w:t>4</w:t>
      </w:r>
      <w:r w:rsidR="004C752D">
        <w:t>)</w:t>
      </w:r>
      <w:r w:rsidR="00D0374F">
        <w:t xml:space="preserve"> and Golomb (2015)</w:t>
      </w:r>
      <w:r w:rsidR="004C752D">
        <w:t>.</w:t>
      </w:r>
    </w:p>
    <w:p w14:paraId="5D1A5D9D" w14:textId="77777777" w:rsidR="00A36B65" w:rsidRPr="00536804" w:rsidRDefault="00A36B65" w:rsidP="00A36B65">
      <w:pPr>
        <w:pStyle w:val="Normal1"/>
        <w:contextualSpacing/>
      </w:pPr>
    </w:p>
    <w:p w14:paraId="20826FE4" w14:textId="1DBED7A8" w:rsidR="00A36B65" w:rsidRPr="00536804" w:rsidRDefault="00A36B65" w:rsidP="009B72F9">
      <w:pPr>
        <w:pStyle w:val="Normal1"/>
        <w:outlineLvl w:val="0"/>
        <w:rPr>
          <w:b/>
        </w:rPr>
      </w:pPr>
      <w:r w:rsidRPr="00536804">
        <w:rPr>
          <w:b/>
        </w:rPr>
        <w:t>Analysis Plan</w:t>
      </w:r>
    </w:p>
    <w:p w14:paraId="470B3E57" w14:textId="77777777" w:rsidR="00A36B65" w:rsidRPr="00536804" w:rsidRDefault="00A36B65" w:rsidP="00A36B65">
      <w:pPr>
        <w:pStyle w:val="Normal1"/>
        <w:rPr>
          <w:b/>
        </w:rPr>
      </w:pPr>
    </w:p>
    <w:p w14:paraId="15637882" w14:textId="17A28C42" w:rsidR="00A36B65" w:rsidRPr="00536804" w:rsidRDefault="00223C59" w:rsidP="007D5331">
      <w:pPr>
        <w:pStyle w:val="Normal1"/>
        <w:numPr>
          <w:ilvl w:val="0"/>
          <w:numId w:val="2"/>
        </w:numPr>
        <w:ind w:hanging="270"/>
        <w:contextualSpacing/>
      </w:pPr>
      <w:r>
        <w:rPr>
          <w:b/>
        </w:rPr>
        <w:t>Probabilistic Mixture Modeling</w:t>
      </w:r>
    </w:p>
    <w:p w14:paraId="4D719FA3" w14:textId="724297B9" w:rsidR="00A36B65" w:rsidRPr="005A6E92" w:rsidRDefault="004846FA" w:rsidP="00A36B65">
      <w:pPr>
        <w:pStyle w:val="Normal1"/>
        <w:numPr>
          <w:ilvl w:val="1"/>
          <w:numId w:val="2"/>
        </w:numPr>
        <w:ind w:hanging="360"/>
        <w:contextualSpacing/>
      </w:pPr>
      <w:ins w:id="1" w:author="Paul Scotti" w:date="2018-10-16T11:53:00Z">
        <w:r w:rsidRPr="00433E7F">
          <w:lastRenderedPageBreak/>
          <w:t xml:space="preserve">Using probabilistic mixture modeling, memory responses </w:t>
        </w:r>
      </w:ins>
      <w:r>
        <w:t>will be</w:t>
      </w:r>
      <w:ins w:id="2" w:author="Paul Scotti" w:date="2018-10-16T12:01:00Z">
        <w:r w:rsidRPr="00433E7F">
          <w:t xml:space="preserve"> characterized according </w:t>
        </w:r>
      </w:ins>
      <w:ins w:id="3" w:author="Paul Scotti" w:date="2018-10-16T11:56:00Z">
        <w:r w:rsidRPr="00433E7F">
          <w:t xml:space="preserve">to one of four underlying distributions: a </w:t>
        </w:r>
      </w:ins>
      <w:ins w:id="4" w:author="Paul Scotti" w:date="2018-11-11T10:14:00Z">
        <w:r>
          <w:t>target</w:t>
        </w:r>
      </w:ins>
      <w:ins w:id="5" w:author="Paul Scotti" w:date="2018-10-16T11:56:00Z">
        <w:r w:rsidRPr="00433E7F">
          <w:t xml:space="preserve"> distribution (responses around the correct color), a swap distribution (</w:t>
        </w:r>
      </w:ins>
      <w:r w:rsidR="005F637F">
        <w:rPr>
          <w:i/>
          <w:color w:val="000000" w:themeColor="text1"/>
        </w:rPr>
        <w:t>S</w:t>
      </w:r>
      <w:r w:rsidR="005F637F">
        <w:t xml:space="preserve">; </w:t>
      </w:r>
      <w:ins w:id="6" w:author="Paul Scotti" w:date="2018-10-16T11:56:00Z">
        <w:r w:rsidRPr="00433E7F">
          <w:t xml:space="preserve">responses around the </w:t>
        </w:r>
      </w:ins>
      <w:r>
        <w:t>distractor object’s color</w:t>
      </w:r>
      <w:ins w:id="7" w:author="Paul Scotti" w:date="2018-10-16T11:56:00Z">
        <w:r w:rsidRPr="00433E7F">
          <w:t>), a swap-comparison distribution (</w:t>
        </w:r>
      </w:ins>
      <w:r w:rsidR="005F637F" w:rsidRPr="005F637F">
        <w:rPr>
          <w:i/>
          <w:color w:val="000000" w:themeColor="text1"/>
        </w:rPr>
        <w:t>S</w:t>
      </w:r>
      <w:r w:rsidR="005F637F">
        <w:rPr>
          <w:color w:val="000000" w:themeColor="text1"/>
          <w:vertAlign w:val="subscript"/>
        </w:rPr>
        <w:t>C</w:t>
      </w:r>
      <w:r w:rsidR="005F637F">
        <w:t xml:space="preserve">; </w:t>
      </w:r>
      <w:ins w:id="8" w:author="Paul Scotti" w:date="2018-10-16T11:56:00Z">
        <w:r w:rsidRPr="00433E7F">
          <w:t xml:space="preserve">responses around the color 180 degrees away from the </w:t>
        </w:r>
      </w:ins>
      <w:r>
        <w:t>distractor object’s color</w:t>
      </w:r>
      <w:ins w:id="9" w:author="Paul Scotti" w:date="2018-10-16T11:56:00Z">
        <w:r w:rsidRPr="00433E7F">
          <w:t xml:space="preserve">), and a </w:t>
        </w:r>
      </w:ins>
      <w:r>
        <w:t xml:space="preserve">random </w:t>
      </w:r>
      <w:ins w:id="10" w:author="Paul Scotti" w:date="2018-10-16T11:56:00Z">
        <w:r w:rsidRPr="00433E7F">
          <w:t xml:space="preserve">guessing distribution (uniform </w:t>
        </w:r>
      </w:ins>
      <w:ins w:id="11" w:author="Paul Scotti" w:date="2018-10-16T12:01:00Z">
        <w:r w:rsidRPr="00433E7F">
          <w:t>responding</w:t>
        </w:r>
      </w:ins>
      <w:ins w:id="12" w:author="Paul Scotti" w:date="2018-10-16T11:57:00Z">
        <w:r w:rsidRPr="00433E7F">
          <w:t xml:space="preserve"> </w:t>
        </w:r>
      </w:ins>
      <w:ins w:id="13" w:author="Paul Scotti" w:date="2018-10-16T11:56:00Z">
        <w:r w:rsidRPr="00433E7F">
          <w:t>across all colors).</w:t>
        </w:r>
      </w:ins>
      <w:r w:rsidRPr="00433E7F">
        <w:t xml:space="preserve"> </w:t>
      </w:r>
      <w:r w:rsidR="00A36B65" w:rsidRPr="00536804">
        <w:t xml:space="preserve">Errors made towards the </w:t>
      </w:r>
      <w:r>
        <w:t>distractor object’s color</w:t>
      </w:r>
      <w:r w:rsidR="00A36B65" w:rsidRPr="00536804">
        <w:t xml:space="preserve"> will be assigned a positive sign, and errors made away from the </w:t>
      </w:r>
      <w:r>
        <w:t>distractor object’s color</w:t>
      </w:r>
      <w:r w:rsidR="00A36B65" w:rsidRPr="00536804">
        <w:t xml:space="preserve"> will be assigned a negative sign. In this way, we may observe a mean shift in the target distribution wherein responses are either towards or away from the </w:t>
      </w:r>
      <w:r>
        <w:t>distractor object’s color</w:t>
      </w:r>
      <w:r w:rsidR="00A36B65" w:rsidRPr="00536804">
        <w:t xml:space="preserve">. We can therefore characterize </w:t>
      </w:r>
      <w:r w:rsidRPr="005A6E92">
        <w:t>shift errors (</w:t>
      </w:r>
      <w:ins w:id="14" w:author="Paul Scotti" w:date="2018-11-11T10:30:00Z">
        <w:r w:rsidRPr="005A6E92">
          <w:t>a</w:t>
        </w:r>
      </w:ins>
      <w:del w:id="15" w:author="Paul Scotti" w:date="2018-11-11T10:30:00Z">
        <w:r w:rsidRPr="005A6E92" w:rsidDel="00B2175C">
          <w:delText>i.e., a</w:delText>
        </w:r>
      </w:del>
      <w:r w:rsidRPr="005A6E92">
        <w:t>ttraction or repulsion from the distractor color</w:t>
      </w:r>
      <w:r w:rsidRPr="005A6E92">
        <w:rPr>
          <w:color w:val="000000" w:themeColor="text1"/>
        </w:rPr>
        <w:t xml:space="preserve">; </w:t>
      </w:r>
      <m:oMath>
        <m:r>
          <w:rPr>
            <w:rFonts w:ascii="Cambria Math" w:hAnsi="Cambria Math"/>
            <w:color w:val="000000" w:themeColor="text1"/>
          </w:rPr>
          <m:t>μ</m:t>
        </m:r>
      </m:oMath>
      <w:r w:rsidRPr="005A6E92">
        <w:rPr>
          <w:color w:val="000000" w:themeColor="text1"/>
        </w:rPr>
        <w:t xml:space="preserve"> </w:t>
      </w:r>
      <m:oMath>
        <m:r>
          <w:rPr>
            <w:rFonts w:ascii="Cambria Math" w:hAnsi="Cambria Math"/>
            <w:color w:val="000000" w:themeColor="text1"/>
          </w:rPr>
          <m:t>≠</m:t>
        </m:r>
      </m:oMath>
      <w:r w:rsidRPr="005A6E92">
        <w:rPr>
          <w:color w:val="000000" w:themeColor="text1"/>
        </w:rPr>
        <w:t xml:space="preserve"> 0</w:t>
      </w:r>
      <w:r w:rsidRPr="005A6E92">
        <w:t>) as well as swap errors (</w:t>
      </w:r>
      <w:del w:id="16" w:author="Paul Scotti" w:date="2018-11-11T10:30:00Z">
        <w:r w:rsidRPr="005A6E92" w:rsidDel="00B2175C">
          <w:delText xml:space="preserve">i.e., </w:delText>
        </w:r>
      </w:del>
      <w:r w:rsidRPr="005A6E92">
        <w:t>misremembering the original color as the distractor color;</w:t>
      </w:r>
      <w:r w:rsidRPr="005A6E92">
        <w:rPr>
          <w:i/>
          <w:color w:val="000000" w:themeColor="text1"/>
        </w:rPr>
        <w:t xml:space="preserve"> </w:t>
      </w:r>
      <w:r w:rsidR="00DF17D0" w:rsidRPr="005A6E92">
        <w:rPr>
          <w:i/>
          <w:color w:val="000000" w:themeColor="text1"/>
        </w:rPr>
        <w:t>S</w:t>
      </w:r>
      <w:r w:rsidRPr="005A6E92">
        <w:rPr>
          <w:i/>
          <w:color w:val="000000" w:themeColor="text1"/>
        </w:rPr>
        <w:t xml:space="preserve"> </w:t>
      </w:r>
      <w:r w:rsidRPr="005A6E92">
        <w:rPr>
          <w:color w:val="000000" w:themeColor="text1"/>
        </w:rPr>
        <w:t xml:space="preserve">&gt; </w:t>
      </w:r>
      <w:r w:rsidR="00DF17D0" w:rsidRPr="005A6E92">
        <w:rPr>
          <w:i/>
          <w:color w:val="000000" w:themeColor="text1"/>
        </w:rPr>
        <w:t>S</w:t>
      </w:r>
      <w:r w:rsidR="00DF17D0" w:rsidRPr="005A6E92">
        <w:rPr>
          <w:color w:val="000000" w:themeColor="text1"/>
          <w:vertAlign w:val="subscript"/>
        </w:rPr>
        <w:t>C</w:t>
      </w:r>
      <w:r w:rsidRPr="005A6E92">
        <w:t>).</w:t>
      </w:r>
    </w:p>
    <w:p w14:paraId="1F18510E" w14:textId="6C9388B6" w:rsidR="00FC649F" w:rsidRPr="005A6E92" w:rsidRDefault="00FC649F" w:rsidP="005A6E92">
      <w:pPr>
        <w:pStyle w:val="Normal1"/>
        <w:numPr>
          <w:ilvl w:val="1"/>
          <w:numId w:val="2"/>
        </w:numPr>
        <w:ind w:hanging="360"/>
        <w:contextualSpacing/>
      </w:pPr>
      <w:r w:rsidRPr="005A6E92">
        <w:t>The probability distribution can be expressed as</w:t>
      </w:r>
    </w:p>
    <w:p w14:paraId="02EA475A" w14:textId="6249C056" w:rsidR="00FC649F" w:rsidRPr="005A6E92" w:rsidRDefault="00FC649F" w:rsidP="005A6E92">
      <w:pPr>
        <w:pStyle w:val="BodyText"/>
        <w:spacing w:line="276" w:lineRule="auto"/>
        <w:ind w:left="1440"/>
        <w:rPr>
          <w:rFonts w:ascii="Arial" w:hAnsi="Arial" w:cs="Arial"/>
          <w:color w:val="000000" w:themeColor="text1"/>
          <w:sz w:val="22"/>
          <w:szCs w:val="22"/>
        </w:rPr>
      </w:pPr>
      <m:oMathPara>
        <m:oMathParaPr>
          <m:jc m:val="center"/>
        </m:oMathParaPr>
        <m:oMath>
          <m:r>
            <w:rPr>
              <w:rFonts w:ascii="Cambria Math" w:hAnsi="Cambria Math" w:cs="Arial"/>
              <w:color w:val="000000" w:themeColor="text1"/>
              <w:sz w:val="22"/>
              <w:szCs w:val="22"/>
            </w:rPr>
            <m:t>p(θ)=(1-S-</m:t>
          </m:r>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S</m:t>
              </m:r>
            </m:e>
            <m:sub>
              <m:r>
                <m:rPr>
                  <m:sty m:val="p"/>
                </m:rPr>
                <w:rPr>
                  <w:rFonts w:ascii="Cambria Math" w:hAnsi="Cambria Math" w:cs="Arial"/>
                  <w:color w:val="000000" w:themeColor="text1"/>
                  <w:sz w:val="22"/>
                  <w:szCs w:val="22"/>
                </w:rPr>
                <m:t>C</m:t>
              </m:r>
            </m:sub>
          </m:sSub>
          <m:r>
            <w:rPr>
              <w:rFonts w:ascii="Cambria Math" w:hAnsi="Cambria Math" w:cs="Arial"/>
              <w:color w:val="000000" w:themeColor="text1"/>
              <w:sz w:val="22"/>
              <w:szCs w:val="22"/>
            </w:rPr>
            <m:t>-γ)</m:t>
          </m:r>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ϕ</m:t>
              </m:r>
            </m:e>
            <m:sub>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μ</m:t>
                  </m:r>
                </m:e>
                <m:sub>
                  <m:r>
                    <w:rPr>
                      <w:rFonts w:ascii="Cambria Math" w:hAnsi="Cambria Math" w:cs="Arial"/>
                      <w:color w:val="000000" w:themeColor="text1"/>
                      <w:sz w:val="22"/>
                      <w:szCs w:val="22"/>
                    </w:rPr>
                    <m:t>,</m:t>
                  </m:r>
                </m:sub>
              </m:sSub>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κ</m:t>
                  </m:r>
                </m:e>
                <m:sub>
                  <m:r>
                    <w:rPr>
                      <w:rFonts w:ascii="Cambria Math" w:hAnsi="Cambria Math" w:cs="Arial"/>
                      <w:color w:val="000000" w:themeColor="text1"/>
                      <w:sz w:val="22"/>
                      <w:szCs w:val="22"/>
                    </w:rPr>
                    <m:t>1</m:t>
                  </m:r>
                </m:sub>
              </m:sSub>
            </m:sub>
          </m:sSub>
          <m:r>
            <w:rPr>
              <w:rFonts w:ascii="Cambria Math" w:hAnsi="Cambria Math" w:cs="Arial"/>
              <w:color w:val="000000" w:themeColor="text1"/>
              <w:sz w:val="22"/>
              <w:szCs w:val="22"/>
            </w:rPr>
            <m:t>+S</m:t>
          </m:r>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ϕ</m:t>
              </m:r>
            </m:e>
            <m:sub>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d</m:t>
                  </m:r>
                </m:e>
                <m:sub>
                  <m:r>
                    <w:rPr>
                      <w:rFonts w:ascii="Cambria Math" w:hAnsi="Cambria Math" w:cs="Arial"/>
                      <w:color w:val="000000" w:themeColor="text1"/>
                      <w:sz w:val="22"/>
                      <w:szCs w:val="22"/>
                    </w:rPr>
                    <m:t>,</m:t>
                  </m:r>
                </m:sub>
              </m:sSub>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κ</m:t>
                  </m:r>
                </m:e>
                <m:sub>
                  <m:r>
                    <w:rPr>
                      <w:rFonts w:ascii="Cambria Math" w:hAnsi="Cambria Math" w:cs="Arial"/>
                      <w:color w:val="000000" w:themeColor="text1"/>
                      <w:sz w:val="22"/>
                      <w:szCs w:val="22"/>
                    </w:rPr>
                    <m:t>2</m:t>
                  </m:r>
                </m:sub>
              </m:sSub>
            </m:sub>
          </m:sSub>
          <m:r>
            <w:rPr>
              <w:rFonts w:ascii="Cambria Math" w:hAnsi="Cambria Math" w:cs="Arial"/>
              <w:color w:val="000000" w:themeColor="text1"/>
              <w:sz w:val="22"/>
              <w:szCs w:val="22"/>
            </w:rPr>
            <m:t>+</m:t>
          </m:r>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S</m:t>
              </m:r>
            </m:e>
            <m:sub>
              <m:r>
                <m:rPr>
                  <m:sty m:val="p"/>
                </m:rPr>
                <w:rPr>
                  <w:rFonts w:ascii="Cambria Math" w:hAnsi="Cambria Math" w:cs="Arial"/>
                  <w:color w:val="000000" w:themeColor="text1"/>
                  <w:sz w:val="22"/>
                  <w:szCs w:val="22"/>
                </w:rPr>
                <m:t>C</m:t>
              </m:r>
            </m:sub>
          </m:sSub>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ϕ</m:t>
              </m:r>
            </m:e>
            <m:sub>
              <m:r>
                <w:rPr>
                  <w:rFonts w:ascii="Cambria Math" w:hAnsi="Cambria Math" w:cs="Arial"/>
                  <w:color w:val="000000" w:themeColor="text1"/>
                  <w:sz w:val="22"/>
                  <w:szCs w:val="22"/>
                </w:rPr>
                <m:t>d+</m:t>
              </m:r>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180</m:t>
                  </m:r>
                </m:e>
                <m:sub>
                  <m:r>
                    <w:rPr>
                      <w:rFonts w:ascii="Cambria Math" w:hAnsi="Cambria Math" w:cs="Arial"/>
                      <w:color w:val="000000" w:themeColor="text1"/>
                      <w:sz w:val="22"/>
                      <w:szCs w:val="22"/>
                    </w:rPr>
                    <m:t>,</m:t>
                  </m:r>
                </m:sub>
              </m:sSub>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κ</m:t>
                  </m:r>
                </m:e>
                <m:sub>
                  <m:r>
                    <w:rPr>
                      <w:rFonts w:ascii="Cambria Math" w:hAnsi="Cambria Math" w:cs="Arial"/>
                      <w:color w:val="000000" w:themeColor="text1"/>
                      <w:sz w:val="22"/>
                      <w:szCs w:val="22"/>
                    </w:rPr>
                    <m:t>2</m:t>
                  </m:r>
                </m:sub>
              </m:sSub>
            </m:sub>
          </m:sSub>
          <m:r>
            <w:rPr>
              <w:rFonts w:ascii="Cambria Math" w:hAnsi="Cambria Math" w:cs="Arial"/>
              <w:color w:val="000000" w:themeColor="text1"/>
              <w:sz w:val="22"/>
              <w:szCs w:val="22"/>
            </w:rPr>
            <m:t>+</m:t>
          </m:r>
          <m:r>
            <w:ins w:id="17" w:author="Paul Scotti" w:date="2018-11-03T15:05:00Z">
              <w:rPr>
                <w:rFonts w:ascii="Cambria Math" w:hAnsi="Cambria Math" w:cs="Arial"/>
                <w:color w:val="000000" w:themeColor="text1"/>
                <w:sz w:val="22"/>
                <w:szCs w:val="22"/>
              </w:rPr>
              <m:t>γ</m:t>
            </w:ins>
          </m:r>
          <m:r>
            <w:del w:id="18" w:author="Paul Scotti" w:date="2018-11-03T15:05:00Z">
              <w:rPr>
                <w:rFonts w:ascii="Cambria Math" w:hAnsi="Cambria Math" w:cs="Arial"/>
                <w:color w:val="000000" w:themeColor="text1"/>
                <w:sz w:val="22"/>
                <w:szCs w:val="22"/>
              </w:rPr>
              <m:t>ϕ</m:t>
            </w:del>
          </m:r>
          <m:r>
            <w:rPr>
              <w:rFonts w:ascii="Cambria Math" w:hAnsi="Cambria Math" w:cs="Arial"/>
              <w:color w:val="000000" w:themeColor="text1"/>
              <w:sz w:val="22"/>
              <w:szCs w:val="22"/>
            </w:rPr>
            <m:t>(</m:t>
          </m:r>
          <m:f>
            <m:fPr>
              <m:ctrlPr>
                <w:rPr>
                  <w:rFonts w:ascii="Cambria Math" w:hAnsi="Cambria Math" w:cs="Arial"/>
                  <w:color w:val="000000" w:themeColor="text1"/>
                  <w:sz w:val="22"/>
                  <w:szCs w:val="22"/>
                </w:rPr>
              </m:ctrlPr>
            </m:fPr>
            <m:num>
              <m:r>
                <w:rPr>
                  <w:rFonts w:ascii="Cambria Math" w:hAnsi="Cambria Math" w:cs="Arial"/>
                  <w:color w:val="000000" w:themeColor="text1"/>
                  <w:sz w:val="22"/>
                  <w:szCs w:val="22"/>
                </w:rPr>
                <m:t>1</m:t>
              </m:r>
            </m:num>
            <m:den>
              <m:r>
                <w:rPr>
                  <w:rFonts w:ascii="Cambria Math" w:hAnsi="Cambria Math" w:cs="Arial"/>
                  <w:color w:val="000000" w:themeColor="text1"/>
                  <w:sz w:val="22"/>
                  <w:szCs w:val="22"/>
                </w:rPr>
                <m:t>2π</m:t>
              </m:r>
            </m:den>
          </m:f>
          <m:r>
            <w:rPr>
              <w:rFonts w:ascii="Cambria Math" w:hAnsi="Cambria Math" w:cs="Arial"/>
              <w:color w:val="000000" w:themeColor="text1"/>
              <w:sz w:val="22"/>
              <w:szCs w:val="22"/>
            </w:rPr>
            <m:t>),</m:t>
          </m:r>
        </m:oMath>
      </m:oMathPara>
    </w:p>
    <w:p w14:paraId="3DC0E51D" w14:textId="7A9B6EE7" w:rsidR="00FC649F" w:rsidRPr="005A6E92" w:rsidRDefault="00FC649F" w:rsidP="005A6E92">
      <w:pPr>
        <w:pStyle w:val="FirstParagraph"/>
        <w:spacing w:line="276" w:lineRule="auto"/>
        <w:ind w:left="1440"/>
        <w:rPr>
          <w:rFonts w:ascii="Arial" w:hAnsi="Arial" w:cs="Arial"/>
          <w:color w:val="000000" w:themeColor="text1"/>
          <w:sz w:val="22"/>
          <w:szCs w:val="22"/>
        </w:rPr>
      </w:pPr>
      <w:r w:rsidRPr="005A6E92">
        <w:rPr>
          <w:rFonts w:ascii="Arial" w:hAnsi="Arial" w:cs="Arial"/>
          <w:color w:val="000000" w:themeColor="text1"/>
          <w:sz w:val="22"/>
          <w:szCs w:val="22"/>
        </w:rPr>
        <w:t xml:space="preserve">where </w:t>
      </w:r>
      <m:oMath>
        <m:r>
          <w:rPr>
            <w:rFonts w:ascii="Cambria Math" w:hAnsi="Cambria Math" w:cs="Arial"/>
            <w:color w:val="000000" w:themeColor="text1"/>
            <w:sz w:val="22"/>
            <w:szCs w:val="22"/>
          </w:rPr>
          <m:t>θ</m:t>
        </m:r>
      </m:oMath>
      <w:r w:rsidRPr="005A6E92">
        <w:rPr>
          <w:rFonts w:ascii="Arial" w:hAnsi="Arial" w:cs="Arial"/>
          <w:color w:val="000000" w:themeColor="text1"/>
          <w:sz w:val="22"/>
          <w:szCs w:val="22"/>
        </w:rPr>
        <w:t xml:space="preserve"> is the difference between the reported and correct color values, </w:t>
      </w:r>
      <m:oMath>
        <m:r>
          <w:rPr>
            <w:rFonts w:ascii="Cambria Math" w:hAnsi="Cambria Math" w:cs="Arial"/>
            <w:color w:val="000000" w:themeColor="text1"/>
            <w:sz w:val="22"/>
            <w:szCs w:val="22"/>
          </w:rPr>
          <m:t>γ</m:t>
        </m:r>
      </m:oMath>
      <w:r w:rsidRPr="005A6E92">
        <w:rPr>
          <w:rFonts w:ascii="Arial" w:hAnsi="Arial" w:cs="Arial"/>
          <w:color w:val="000000" w:themeColor="text1"/>
          <w:sz w:val="22"/>
          <w:szCs w:val="22"/>
        </w:rPr>
        <w:t xml:space="preserve"> is the proportion of trials on which the participant responded at random, </w:t>
      </w:r>
      <m:oMath>
        <m:r>
          <w:rPr>
            <w:rFonts w:ascii="Cambria Math" w:hAnsi="Cambria Math" w:cs="Arial"/>
            <w:color w:val="000000" w:themeColor="text1"/>
            <w:sz w:val="22"/>
            <w:szCs w:val="22"/>
          </w:rPr>
          <m:t>ϕ</m:t>
        </m:r>
      </m:oMath>
      <w:r w:rsidRPr="005A6E92">
        <w:rPr>
          <w:rFonts w:ascii="Arial" w:hAnsi="Arial" w:cs="Arial"/>
          <w:color w:val="000000" w:themeColor="text1"/>
          <w:sz w:val="22"/>
          <w:szCs w:val="22"/>
        </w:rPr>
        <w:t xml:space="preserve"> is a von Mises distribution with mean </w:t>
      </w:r>
      <m:oMath>
        <m:r>
          <w:rPr>
            <w:rFonts w:ascii="Cambria Math" w:hAnsi="Cambria Math" w:cs="Arial"/>
            <w:color w:val="000000" w:themeColor="text1"/>
            <w:sz w:val="22"/>
            <w:szCs w:val="22"/>
          </w:rPr>
          <m:t>μ</m:t>
        </m:r>
      </m:oMath>
      <w:r w:rsidRPr="005A6E92">
        <w:rPr>
          <w:rFonts w:ascii="Arial" w:hAnsi="Arial" w:cs="Arial"/>
          <w:color w:val="000000" w:themeColor="text1"/>
          <w:sz w:val="22"/>
          <w:szCs w:val="22"/>
        </w:rPr>
        <w:t xml:space="preserve">, </w:t>
      </w:r>
      <m:oMath>
        <m:r>
          <w:rPr>
            <w:rFonts w:ascii="Cambria Math" w:hAnsi="Cambria Math" w:cs="Arial"/>
            <w:color w:val="000000" w:themeColor="text1"/>
            <w:sz w:val="22"/>
            <w:szCs w:val="22"/>
          </w:rPr>
          <m:t>d</m:t>
        </m:r>
      </m:oMath>
      <w:r w:rsidRPr="005A6E92">
        <w:rPr>
          <w:rFonts w:ascii="Arial" w:hAnsi="Arial" w:cs="Arial"/>
          <w:color w:val="000000" w:themeColor="text1"/>
          <w:sz w:val="22"/>
          <w:szCs w:val="22"/>
        </w:rPr>
        <w:t xml:space="preserve">, or </w:t>
      </w:r>
      <m:oMath>
        <m:r>
          <w:rPr>
            <w:rFonts w:ascii="Cambria Math" w:hAnsi="Cambria Math" w:cs="Arial"/>
            <w:color w:val="000000" w:themeColor="text1"/>
            <w:sz w:val="22"/>
            <w:szCs w:val="22"/>
          </w:rPr>
          <m:t>180+d</m:t>
        </m:r>
      </m:oMath>
      <w:r w:rsidRPr="005A6E92">
        <w:rPr>
          <w:rFonts w:ascii="Arial" w:eastAsiaTheme="minorEastAsia" w:hAnsi="Arial" w:cs="Arial"/>
          <w:color w:val="000000" w:themeColor="text1"/>
          <w:sz w:val="22"/>
          <w:szCs w:val="22"/>
        </w:rPr>
        <w:t>,</w:t>
      </w:r>
      <w:r w:rsidRPr="005A6E92">
        <w:rPr>
          <w:rFonts w:ascii="Arial" w:hAnsi="Arial" w:cs="Arial"/>
          <w:color w:val="000000" w:themeColor="text1"/>
          <w:sz w:val="22"/>
          <w:szCs w:val="22"/>
        </w:rPr>
        <w:t xml:space="preserve"> and concentration </w:t>
      </w:r>
      <m:oMath>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κ</m:t>
            </m:r>
          </m:e>
          <m:sub>
            <m:r>
              <w:rPr>
                <w:rFonts w:ascii="Cambria Math" w:hAnsi="Cambria Math" w:cs="Arial"/>
                <w:color w:val="000000" w:themeColor="text1"/>
                <w:sz w:val="22"/>
                <w:szCs w:val="22"/>
              </w:rPr>
              <m:t>1</m:t>
            </m:r>
          </m:sub>
        </m:sSub>
      </m:oMath>
      <w:r w:rsidRPr="005A6E92">
        <w:rPr>
          <w:rFonts w:ascii="Arial" w:hAnsi="Arial" w:cs="Arial"/>
          <w:color w:val="000000" w:themeColor="text1"/>
          <w:sz w:val="22"/>
          <w:szCs w:val="22"/>
        </w:rPr>
        <w:t xml:space="preserve"> or </w:t>
      </w:r>
      <m:oMath>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κ</m:t>
            </m:r>
          </m:e>
          <m:sub>
            <m:r>
              <w:rPr>
                <w:rFonts w:ascii="Cambria Math" w:hAnsi="Cambria Math" w:cs="Arial"/>
                <w:color w:val="000000" w:themeColor="text1"/>
                <w:sz w:val="22"/>
                <w:szCs w:val="22"/>
              </w:rPr>
              <m:t>2</m:t>
            </m:r>
          </m:sub>
        </m:sSub>
      </m:oMath>
      <w:r w:rsidRPr="005A6E92">
        <w:rPr>
          <w:rFonts w:ascii="Arial" w:hAnsi="Arial" w:cs="Arial"/>
          <w:color w:val="000000" w:themeColor="text1"/>
          <w:sz w:val="22"/>
          <w:szCs w:val="22"/>
        </w:rPr>
        <w:t xml:space="preserve"> (standard deviation </w:t>
      </w:r>
      <m:oMath>
        <m:r>
          <w:rPr>
            <w:rFonts w:ascii="Cambria Math" w:hAnsi="Cambria Math" w:cs="Arial"/>
            <w:color w:val="000000" w:themeColor="text1"/>
            <w:sz w:val="22"/>
            <w:szCs w:val="22"/>
          </w:rPr>
          <m:t>σ=</m:t>
        </m:r>
        <m:rad>
          <m:radPr>
            <m:degHide m:val="1"/>
            <m:ctrlPr>
              <w:rPr>
                <w:rFonts w:ascii="Cambria Math" w:hAnsi="Cambria Math" w:cs="Arial"/>
                <w:color w:val="000000" w:themeColor="text1"/>
                <w:sz w:val="22"/>
                <w:szCs w:val="22"/>
              </w:rPr>
            </m:ctrlPr>
          </m:radPr>
          <m:deg/>
          <m:e>
            <m:r>
              <w:rPr>
                <w:rFonts w:ascii="Cambria Math" w:hAnsi="Cambria Math" w:cs="Arial"/>
                <w:color w:val="000000" w:themeColor="text1"/>
                <w:sz w:val="22"/>
                <w:szCs w:val="22"/>
              </w:rPr>
              <m:t>1/κ</m:t>
            </m:r>
          </m:e>
        </m:rad>
      </m:oMath>
      <w:r w:rsidRPr="005A6E92">
        <w:rPr>
          <w:rFonts w:ascii="Arial" w:hAnsi="Arial" w:cs="Arial"/>
          <w:color w:val="000000" w:themeColor="text1"/>
          <w:sz w:val="22"/>
          <w:szCs w:val="22"/>
        </w:rPr>
        <w:t xml:space="preserve">), </w:t>
      </w:r>
      <m:oMath>
        <m:r>
          <w:rPr>
            <w:rFonts w:ascii="Cambria Math" w:hAnsi="Cambria Math" w:cs="Arial"/>
            <w:color w:val="000000" w:themeColor="text1"/>
            <w:sz w:val="22"/>
            <w:szCs w:val="22"/>
          </w:rPr>
          <m:t>S</m:t>
        </m:r>
      </m:oMath>
      <w:r w:rsidRPr="005A6E92">
        <w:rPr>
          <w:rFonts w:ascii="Arial" w:hAnsi="Arial" w:cs="Arial"/>
          <w:color w:val="000000" w:themeColor="text1"/>
          <w:sz w:val="22"/>
          <w:szCs w:val="22"/>
        </w:rPr>
        <w:t xml:space="preserve"> is the proportion of trials on which the participant responded </w:t>
      </w:r>
      <w:r w:rsidR="00A812E0">
        <w:rPr>
          <w:rFonts w:ascii="Arial" w:hAnsi="Arial" w:cs="Arial"/>
          <w:color w:val="000000" w:themeColor="text1"/>
          <w:sz w:val="22"/>
          <w:szCs w:val="22"/>
        </w:rPr>
        <w:t>around the distractor object’s color</w:t>
      </w:r>
      <w:r w:rsidRPr="005A6E92">
        <w:rPr>
          <w:rFonts w:ascii="Arial" w:hAnsi="Arial" w:cs="Arial"/>
          <w:color w:val="000000" w:themeColor="text1"/>
          <w:sz w:val="22"/>
          <w:szCs w:val="22"/>
        </w:rPr>
        <w:t xml:space="preserve"> (von Mises distribution with mean </w:t>
      </w:r>
      <m:oMath>
        <m:r>
          <w:rPr>
            <w:rFonts w:ascii="Cambria Math" w:hAnsi="Cambria Math" w:cs="Arial"/>
            <w:color w:val="000000" w:themeColor="text1"/>
            <w:sz w:val="22"/>
            <w:szCs w:val="22"/>
          </w:rPr>
          <m:t>d</m:t>
        </m:r>
      </m:oMath>
      <w:r w:rsidRPr="005A6E92">
        <w:rPr>
          <w:rFonts w:ascii="Arial" w:hAnsi="Arial" w:cs="Arial"/>
          <w:color w:val="000000" w:themeColor="text1"/>
          <w:sz w:val="22"/>
          <w:szCs w:val="22"/>
        </w:rPr>
        <w:t xml:space="preserve">, the distance from the original color to the </w:t>
      </w:r>
      <w:r w:rsidR="00A812E0">
        <w:rPr>
          <w:rFonts w:ascii="Arial" w:hAnsi="Arial" w:cs="Arial"/>
          <w:color w:val="000000" w:themeColor="text1"/>
          <w:sz w:val="22"/>
          <w:szCs w:val="22"/>
        </w:rPr>
        <w:t xml:space="preserve">distractor </w:t>
      </w:r>
      <w:r w:rsidRPr="005A6E92">
        <w:rPr>
          <w:rFonts w:ascii="Arial" w:hAnsi="Arial" w:cs="Arial"/>
          <w:color w:val="000000" w:themeColor="text1"/>
          <w:sz w:val="22"/>
          <w:szCs w:val="22"/>
        </w:rPr>
        <w:t xml:space="preserve">color, and concentration </w:t>
      </w:r>
      <m:oMath>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κ</m:t>
            </m:r>
          </m:e>
          <m:sub>
            <m:r>
              <w:rPr>
                <w:rFonts w:ascii="Cambria Math" w:hAnsi="Cambria Math" w:cs="Arial"/>
                <w:color w:val="000000" w:themeColor="text1"/>
                <w:sz w:val="22"/>
                <w:szCs w:val="22"/>
              </w:rPr>
              <m:t>2</m:t>
            </m:r>
          </m:sub>
        </m:sSub>
      </m:oMath>
      <w:r w:rsidRPr="005A6E92">
        <w:rPr>
          <w:rFonts w:ascii="Arial" w:hAnsi="Arial" w:cs="Arial"/>
          <w:color w:val="000000" w:themeColor="text1"/>
          <w:sz w:val="22"/>
          <w:szCs w:val="22"/>
        </w:rPr>
        <w:t xml:space="preserve">), and </w:t>
      </w:r>
      <m:oMath>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S</m:t>
            </m:r>
          </m:e>
          <m:sub>
            <m:r>
              <m:rPr>
                <m:sty m:val="p"/>
              </m:rPr>
              <w:rPr>
                <w:rFonts w:ascii="Cambria Math" w:hAnsi="Cambria Math" w:cs="Arial"/>
                <w:color w:val="000000" w:themeColor="text1"/>
                <w:sz w:val="22"/>
                <w:szCs w:val="22"/>
              </w:rPr>
              <m:t>C</m:t>
            </m:r>
          </m:sub>
        </m:sSub>
      </m:oMath>
      <w:r w:rsidR="00A812E0">
        <w:rPr>
          <w:rFonts w:ascii="Arial" w:hAnsi="Arial" w:cs="Arial"/>
          <w:color w:val="000000" w:themeColor="text1"/>
          <w:sz w:val="22"/>
          <w:szCs w:val="22"/>
        </w:rPr>
        <w:t xml:space="preserve"> </w:t>
      </w:r>
      <w:r w:rsidRPr="005A6E92">
        <w:rPr>
          <w:rFonts w:ascii="Arial" w:hAnsi="Arial" w:cs="Arial"/>
          <w:color w:val="000000" w:themeColor="text1"/>
          <w:sz w:val="22"/>
          <w:szCs w:val="22"/>
        </w:rPr>
        <w:t xml:space="preserve">comparably is the proportion of trials on which the participant responded around the color 180 degrees away from the </w:t>
      </w:r>
      <w:r w:rsidR="00A812E0">
        <w:rPr>
          <w:rFonts w:ascii="Arial" w:hAnsi="Arial" w:cs="Arial"/>
          <w:color w:val="000000" w:themeColor="text1"/>
          <w:sz w:val="22"/>
          <w:szCs w:val="22"/>
        </w:rPr>
        <w:t>distractor object’s color</w:t>
      </w:r>
      <w:r w:rsidRPr="005A6E92">
        <w:rPr>
          <w:rFonts w:ascii="Arial" w:hAnsi="Arial" w:cs="Arial"/>
          <w:color w:val="000000" w:themeColor="text1"/>
          <w:sz w:val="22"/>
          <w:szCs w:val="22"/>
        </w:rPr>
        <w:t>.</w:t>
      </w:r>
    </w:p>
    <w:p w14:paraId="2F5F08DF" w14:textId="621A5192" w:rsidR="007E51BE" w:rsidRDefault="00C75E7F" w:rsidP="00A36B65">
      <w:pPr>
        <w:pStyle w:val="Normal1"/>
        <w:numPr>
          <w:ilvl w:val="1"/>
          <w:numId w:val="2"/>
        </w:numPr>
        <w:ind w:hanging="360"/>
        <w:contextualSpacing/>
      </w:pPr>
      <w:r>
        <w:t xml:space="preserve">We will separately model responses made </w:t>
      </w:r>
      <w:r w:rsidR="002F0DF4">
        <w:t>for 500ms delays and 3s</w:t>
      </w:r>
      <w:r>
        <w:t>.</w:t>
      </w:r>
      <w:r w:rsidR="00EA5CF8">
        <w:t xml:space="preserve"> We will use standard t-tests and ANOVAs on participants’ maximum </w:t>
      </w:r>
      <w:proofErr w:type="gramStart"/>
      <w:r w:rsidR="00EA5CF8">
        <w:t>a posteriori</w:t>
      </w:r>
      <w:proofErr w:type="gramEnd"/>
      <w:r w:rsidR="00EA5CF8">
        <w:t xml:space="preserve"> estimates to determine significance.</w:t>
      </w:r>
    </w:p>
    <w:p w14:paraId="2E13B094" w14:textId="63749F3E" w:rsidR="00EA5CF8" w:rsidRDefault="00B01ABD" w:rsidP="00BB4E29">
      <w:pPr>
        <w:pStyle w:val="Normal1"/>
        <w:numPr>
          <w:ilvl w:val="1"/>
          <w:numId w:val="2"/>
        </w:numPr>
        <w:ind w:hanging="360"/>
        <w:contextualSpacing/>
      </w:pPr>
      <w:r>
        <w:t xml:space="preserve">In addition to the above model </w:t>
      </w:r>
      <w:r w:rsidR="008B6FB1">
        <w:t>fits</w:t>
      </w:r>
      <w:r>
        <w:t>, we</w:t>
      </w:r>
      <w:r w:rsidR="00A47520">
        <w:t xml:space="preserve"> will separately model </w:t>
      </w:r>
      <w:r>
        <w:t>memory errors across subjects after</w:t>
      </w:r>
      <w:r w:rsidR="00A47520">
        <w:t xml:space="preserve"> splitting each subject’s data into their most and l</w:t>
      </w:r>
      <w:r>
        <w:t xml:space="preserve">east confident memory responses, </w:t>
      </w:r>
      <w:r w:rsidR="00A47520">
        <w:t>comparing model parameters between con</w:t>
      </w:r>
      <w:r w:rsidR="00FF1BA5">
        <w:t xml:space="preserve">fidence levels. </w:t>
      </w:r>
      <w:r w:rsidR="00BB4E29">
        <w:t xml:space="preserve">For example, </w:t>
      </w:r>
      <w:r w:rsidR="0020346C">
        <w:t xml:space="preserve">for the </w:t>
      </w:r>
      <w:r w:rsidR="00D0308A">
        <w:t>500ms model</w:t>
      </w:r>
      <w:r w:rsidR="0020346C">
        <w:t xml:space="preserve">, </w:t>
      </w:r>
      <w:r w:rsidR="00BB4E29">
        <w:t xml:space="preserve">we </w:t>
      </w:r>
      <w:r w:rsidR="00876BB2">
        <w:t>will</w:t>
      </w:r>
      <w:r w:rsidR="00C02694">
        <w:t xml:space="preserve"> </w:t>
      </w:r>
      <w:r w:rsidR="00BB4E29">
        <w:t xml:space="preserve">measure each subject’s median confidence </w:t>
      </w:r>
      <w:r w:rsidR="0020346C">
        <w:t>range</w:t>
      </w:r>
      <w:r w:rsidR="00BB4E29">
        <w:t xml:space="preserve"> across </w:t>
      </w:r>
      <w:r w:rsidR="0020346C">
        <w:t xml:space="preserve">trials </w:t>
      </w:r>
      <w:r w:rsidR="00D0308A">
        <w:t>with 500ms delays between objects</w:t>
      </w:r>
      <w:r w:rsidR="00BB4E29">
        <w:t xml:space="preserve">. </w:t>
      </w:r>
      <w:r w:rsidR="00B020FB">
        <w:t>E</w:t>
      </w:r>
      <w:r w:rsidR="00BB4E29">
        <w:t>ach subject</w:t>
      </w:r>
      <w:r w:rsidR="00B95756">
        <w:t>’s</w:t>
      </w:r>
      <w:r w:rsidR="00BB4E29">
        <w:t xml:space="preserve"> trials </w:t>
      </w:r>
      <w:r w:rsidR="00B020FB">
        <w:t>will be divided into</w:t>
      </w:r>
      <w:r w:rsidR="00702479">
        <w:t xml:space="preserve"> more and</w:t>
      </w:r>
      <w:r w:rsidR="00B020FB">
        <w:t xml:space="preserve"> less confident </w:t>
      </w:r>
      <w:r w:rsidR="00702479">
        <w:t>halves</w:t>
      </w:r>
      <w:r w:rsidR="00EA5CF8">
        <w:t>, and a model will be separately fit to each half.</w:t>
      </w:r>
    </w:p>
    <w:p w14:paraId="1B061093" w14:textId="4D1D28D4" w:rsidR="00A36B65" w:rsidRDefault="00EA5CF8" w:rsidP="00BB4E29">
      <w:pPr>
        <w:pStyle w:val="Normal1"/>
        <w:numPr>
          <w:ilvl w:val="1"/>
          <w:numId w:val="2"/>
        </w:numPr>
        <w:ind w:hanging="360"/>
        <w:contextualSpacing/>
      </w:pPr>
      <w:r>
        <w:t>We may instead (or in addition) use a Bayesian hierarchical model to fit memory responses. We can then attain both group-level and subject-level parameter estimates and use 95% highest posterior density intervals (HDIs) to determine significance (</w:t>
      </w:r>
      <w:proofErr w:type="spellStart"/>
      <w:r>
        <w:t>Kruschke</w:t>
      </w:r>
      <w:proofErr w:type="spellEnd"/>
      <w:r>
        <w:t>, 2011). Whether or not we employ this method depends on the complexity of setting up such a model</w:t>
      </w:r>
      <w:r w:rsidR="00FF643D">
        <w:t xml:space="preserve"> and whether there is any </w:t>
      </w:r>
      <w:r w:rsidR="006A1E3F">
        <w:t xml:space="preserve">apparent </w:t>
      </w:r>
      <w:r w:rsidR="00FF643D">
        <w:t xml:space="preserve">improvement between this </w:t>
      </w:r>
      <w:r w:rsidR="001A60C2">
        <w:t>hierarchical model</w:t>
      </w:r>
      <w:r w:rsidR="00FF643D">
        <w:t xml:space="preserve"> and the nonhierarchical </w:t>
      </w:r>
      <w:r w:rsidR="001A60C2">
        <w:t>model</w:t>
      </w:r>
      <w:r w:rsidR="00725B96">
        <w:t xml:space="preserve">ing approach </w:t>
      </w:r>
      <w:r w:rsidR="00FF643D">
        <w:t>described above.</w:t>
      </w:r>
      <w:r>
        <w:t xml:space="preserve">   </w:t>
      </w:r>
    </w:p>
    <w:p w14:paraId="527B5806" w14:textId="77777777" w:rsidR="00BB4E29" w:rsidRPr="00536804" w:rsidRDefault="00BB4E29" w:rsidP="00BB4E29">
      <w:pPr>
        <w:pStyle w:val="Normal1"/>
        <w:ind w:left="1440"/>
        <w:contextualSpacing/>
      </w:pPr>
    </w:p>
    <w:p w14:paraId="52B6A181" w14:textId="77777777" w:rsidR="00A36B65" w:rsidRPr="00536804" w:rsidRDefault="00A36B65" w:rsidP="00A36B65">
      <w:pPr>
        <w:pStyle w:val="Normal1"/>
        <w:numPr>
          <w:ilvl w:val="0"/>
          <w:numId w:val="2"/>
        </w:numPr>
        <w:ind w:hanging="360"/>
        <w:contextualSpacing/>
        <w:rPr>
          <w:b/>
        </w:rPr>
      </w:pPr>
      <w:r w:rsidRPr="00536804">
        <w:rPr>
          <w:b/>
        </w:rPr>
        <w:lastRenderedPageBreak/>
        <w:t>Follow-up Analyses</w:t>
      </w:r>
    </w:p>
    <w:p w14:paraId="435EC45B" w14:textId="77777777" w:rsidR="00A36B65" w:rsidRPr="00536804" w:rsidRDefault="00A36B65" w:rsidP="00A36B65">
      <w:pPr>
        <w:pStyle w:val="Normal1"/>
      </w:pPr>
    </w:p>
    <w:p w14:paraId="43117D2F" w14:textId="4985773C" w:rsidR="0069737A" w:rsidRDefault="00A36B65" w:rsidP="00330C59">
      <w:pPr>
        <w:pStyle w:val="Normal1"/>
      </w:pPr>
      <w:r w:rsidRPr="00536804">
        <w:t>We may conduct supplementary analyses not listed in this doc</w:t>
      </w:r>
      <w:r w:rsidR="00105D32">
        <w:t xml:space="preserve">ument, for instance, to explore </w:t>
      </w:r>
      <w:r w:rsidRPr="00536804">
        <w:t>subjects with poor fits</w:t>
      </w:r>
      <w:r w:rsidR="00536F68">
        <w:t xml:space="preserve">, the importance of color </w:t>
      </w:r>
      <w:r w:rsidR="00347980">
        <w:t>category</w:t>
      </w:r>
      <w:r w:rsidR="00536F68">
        <w:t xml:space="preserve">, and </w:t>
      </w:r>
      <w:r w:rsidR="00650A49">
        <w:t>alternative explorations into how</w:t>
      </w:r>
      <w:r w:rsidR="00536F68">
        <w:t xml:space="preserve"> confidence </w:t>
      </w:r>
      <w:r w:rsidR="00650A49">
        <w:t>reports</w:t>
      </w:r>
      <w:r w:rsidR="00536F68">
        <w:t xml:space="preserve"> relate to </w:t>
      </w:r>
      <w:r w:rsidR="00C752DA">
        <w:t xml:space="preserve">different types of </w:t>
      </w:r>
      <w:r w:rsidR="00536F68">
        <w:t xml:space="preserve">memory distortions. </w:t>
      </w:r>
    </w:p>
    <w:sectPr w:rsidR="0069737A">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C3D6A2" w14:textId="77777777" w:rsidR="006D7090" w:rsidRDefault="006D7090">
      <w:pPr>
        <w:spacing w:line="240" w:lineRule="auto"/>
      </w:pPr>
      <w:r>
        <w:separator/>
      </w:r>
    </w:p>
  </w:endnote>
  <w:endnote w:type="continuationSeparator" w:id="0">
    <w:p w14:paraId="2457B6A9" w14:textId="77777777" w:rsidR="006D7090" w:rsidRDefault="006D70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096987" w14:textId="77777777" w:rsidR="000956BF" w:rsidRDefault="006D70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0CCBA3" w14:textId="77777777" w:rsidR="000956BF" w:rsidRDefault="006D70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18C5BC" w14:textId="77777777" w:rsidR="000956BF" w:rsidRDefault="006D70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1DEA1E" w14:textId="77777777" w:rsidR="006D7090" w:rsidRDefault="006D7090">
      <w:pPr>
        <w:spacing w:line="240" w:lineRule="auto"/>
      </w:pPr>
      <w:r>
        <w:separator/>
      </w:r>
    </w:p>
  </w:footnote>
  <w:footnote w:type="continuationSeparator" w:id="0">
    <w:p w14:paraId="64BC623A" w14:textId="77777777" w:rsidR="006D7090" w:rsidRDefault="006D70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B7573A" w14:textId="77777777" w:rsidR="000956BF" w:rsidRDefault="006D70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E8B11F" w14:textId="77777777" w:rsidR="000956BF" w:rsidRDefault="006D70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F28AA0" w14:textId="77777777" w:rsidR="000956BF" w:rsidRDefault="006D70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3871E7"/>
    <w:multiLevelType w:val="multilevel"/>
    <w:tmpl w:val="A45E27BE"/>
    <w:lvl w:ilvl="0">
      <w:start w:val="1"/>
      <w:numFmt w:val="decimal"/>
      <w:lvlText w:val="%1."/>
      <w:lvlJc w:val="right"/>
      <w:pPr>
        <w:ind w:left="720" w:firstLine="360"/>
      </w:pPr>
      <w:rPr>
        <w:b/>
        <w:u w:val="none"/>
      </w:rPr>
    </w:lvl>
    <w:lvl w:ilvl="1">
      <w:start w:val="1"/>
      <w:numFmt w:val="decimal"/>
      <w:lvlText w:val="%1.%2."/>
      <w:lvlJc w:val="right"/>
      <w:pPr>
        <w:ind w:left="1440" w:firstLine="1080"/>
      </w:pPr>
      <w:rPr>
        <w:b w:val="0"/>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 w15:restartNumberingAfterBreak="0">
    <w:nsid w:val="26EF6AC7"/>
    <w:multiLevelType w:val="hybridMultilevel"/>
    <w:tmpl w:val="9ED03FA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3D2618DF"/>
    <w:multiLevelType w:val="hybridMultilevel"/>
    <w:tmpl w:val="C5FABAEC"/>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76DC299E"/>
    <w:multiLevelType w:val="multilevel"/>
    <w:tmpl w:val="A5FAD832"/>
    <w:lvl w:ilvl="0">
      <w:start w:val="1"/>
      <w:numFmt w:val="decimal"/>
      <w:lvlText w:val="%1."/>
      <w:lvlJc w:val="right"/>
      <w:pPr>
        <w:ind w:left="720" w:firstLine="360"/>
      </w:pPr>
      <w:rPr>
        <w:b/>
        <w:u w:val="none"/>
      </w:rPr>
    </w:lvl>
    <w:lvl w:ilvl="1">
      <w:start w:val="1"/>
      <w:numFmt w:val="decimal"/>
      <w:lvlText w:val="%1.%2."/>
      <w:lvlJc w:val="right"/>
      <w:pPr>
        <w:ind w:left="1440" w:firstLine="1080"/>
      </w:pPr>
      <w:rPr>
        <w:b w:val="0"/>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B65"/>
    <w:rsid w:val="00001643"/>
    <w:rsid w:val="0000198F"/>
    <w:rsid w:val="00011090"/>
    <w:rsid w:val="00014BF9"/>
    <w:rsid w:val="00021831"/>
    <w:rsid w:val="00024972"/>
    <w:rsid w:val="00031EC5"/>
    <w:rsid w:val="00034A1A"/>
    <w:rsid w:val="000429D1"/>
    <w:rsid w:val="00044713"/>
    <w:rsid w:val="00050963"/>
    <w:rsid w:val="00051605"/>
    <w:rsid w:val="00056776"/>
    <w:rsid w:val="00063A64"/>
    <w:rsid w:val="00065F43"/>
    <w:rsid w:val="000663FA"/>
    <w:rsid w:val="000664DD"/>
    <w:rsid w:val="000671BD"/>
    <w:rsid w:val="00067B06"/>
    <w:rsid w:val="00076681"/>
    <w:rsid w:val="0007687B"/>
    <w:rsid w:val="00076ADD"/>
    <w:rsid w:val="00086723"/>
    <w:rsid w:val="0009042E"/>
    <w:rsid w:val="00096F4C"/>
    <w:rsid w:val="00097D29"/>
    <w:rsid w:val="000B166A"/>
    <w:rsid w:val="000B48F5"/>
    <w:rsid w:val="000C0C90"/>
    <w:rsid w:val="000D1965"/>
    <w:rsid w:val="000D31F4"/>
    <w:rsid w:val="000D741B"/>
    <w:rsid w:val="000E0D7C"/>
    <w:rsid w:val="000E16AD"/>
    <w:rsid w:val="000E3D02"/>
    <w:rsid w:val="000E7643"/>
    <w:rsid w:val="000E7B0D"/>
    <w:rsid w:val="001003B7"/>
    <w:rsid w:val="001032B8"/>
    <w:rsid w:val="00105D32"/>
    <w:rsid w:val="0010620F"/>
    <w:rsid w:val="00107820"/>
    <w:rsid w:val="00113510"/>
    <w:rsid w:val="001148FC"/>
    <w:rsid w:val="001153AF"/>
    <w:rsid w:val="001165CF"/>
    <w:rsid w:val="00125A7B"/>
    <w:rsid w:val="00125D3C"/>
    <w:rsid w:val="001261B8"/>
    <w:rsid w:val="00127CA6"/>
    <w:rsid w:val="00132CE9"/>
    <w:rsid w:val="00136F09"/>
    <w:rsid w:val="001430B0"/>
    <w:rsid w:val="0014527D"/>
    <w:rsid w:val="001455C4"/>
    <w:rsid w:val="00145C69"/>
    <w:rsid w:val="00147ABA"/>
    <w:rsid w:val="00151DF8"/>
    <w:rsid w:val="00152DE5"/>
    <w:rsid w:val="00157D09"/>
    <w:rsid w:val="001600F8"/>
    <w:rsid w:val="00160D76"/>
    <w:rsid w:val="0016449F"/>
    <w:rsid w:val="001647E5"/>
    <w:rsid w:val="00167038"/>
    <w:rsid w:val="00170F4C"/>
    <w:rsid w:val="001774C4"/>
    <w:rsid w:val="001809DE"/>
    <w:rsid w:val="001820BC"/>
    <w:rsid w:val="00183C08"/>
    <w:rsid w:val="00184DD9"/>
    <w:rsid w:val="001854E1"/>
    <w:rsid w:val="001876B9"/>
    <w:rsid w:val="00196FBA"/>
    <w:rsid w:val="00197218"/>
    <w:rsid w:val="001A3C54"/>
    <w:rsid w:val="001A4208"/>
    <w:rsid w:val="001A60C2"/>
    <w:rsid w:val="001A66F5"/>
    <w:rsid w:val="001A6A42"/>
    <w:rsid w:val="001B2AD7"/>
    <w:rsid w:val="001B2E48"/>
    <w:rsid w:val="001B362F"/>
    <w:rsid w:val="001B7638"/>
    <w:rsid w:val="001B7CDD"/>
    <w:rsid w:val="001D2BB4"/>
    <w:rsid w:val="001D3BE6"/>
    <w:rsid w:val="001D710A"/>
    <w:rsid w:val="001D7267"/>
    <w:rsid w:val="001E0137"/>
    <w:rsid w:val="001E1A1A"/>
    <w:rsid w:val="001E1B55"/>
    <w:rsid w:val="001E30D0"/>
    <w:rsid w:val="001E3543"/>
    <w:rsid w:val="001E3FD5"/>
    <w:rsid w:val="001E78C3"/>
    <w:rsid w:val="001F172C"/>
    <w:rsid w:val="002013B8"/>
    <w:rsid w:val="0020346C"/>
    <w:rsid w:val="00203A11"/>
    <w:rsid w:val="0020683E"/>
    <w:rsid w:val="002214F1"/>
    <w:rsid w:val="00223C59"/>
    <w:rsid w:val="00233145"/>
    <w:rsid w:val="00233B5B"/>
    <w:rsid w:val="00234114"/>
    <w:rsid w:val="00234CDB"/>
    <w:rsid w:val="002359FC"/>
    <w:rsid w:val="002408E0"/>
    <w:rsid w:val="002509E7"/>
    <w:rsid w:val="002528D9"/>
    <w:rsid w:val="00254665"/>
    <w:rsid w:val="0025676B"/>
    <w:rsid w:val="00270839"/>
    <w:rsid w:val="00272046"/>
    <w:rsid w:val="00282824"/>
    <w:rsid w:val="00290439"/>
    <w:rsid w:val="00293ACA"/>
    <w:rsid w:val="00295EB7"/>
    <w:rsid w:val="00297D81"/>
    <w:rsid w:val="002A3A7E"/>
    <w:rsid w:val="002A63F8"/>
    <w:rsid w:val="002B2E22"/>
    <w:rsid w:val="002C2EA0"/>
    <w:rsid w:val="002C4A1C"/>
    <w:rsid w:val="002C64C2"/>
    <w:rsid w:val="002C72AA"/>
    <w:rsid w:val="002D3421"/>
    <w:rsid w:val="002D5875"/>
    <w:rsid w:val="002E1C3B"/>
    <w:rsid w:val="002E4FEC"/>
    <w:rsid w:val="002F0DF4"/>
    <w:rsid w:val="002F6BC2"/>
    <w:rsid w:val="00311554"/>
    <w:rsid w:val="00312560"/>
    <w:rsid w:val="00312CB9"/>
    <w:rsid w:val="00315B33"/>
    <w:rsid w:val="0031615C"/>
    <w:rsid w:val="00321164"/>
    <w:rsid w:val="003211BF"/>
    <w:rsid w:val="00326F28"/>
    <w:rsid w:val="00330C59"/>
    <w:rsid w:val="00334E4A"/>
    <w:rsid w:val="00335352"/>
    <w:rsid w:val="00336B6F"/>
    <w:rsid w:val="003407DD"/>
    <w:rsid w:val="003413AF"/>
    <w:rsid w:val="00343A7A"/>
    <w:rsid w:val="0034579D"/>
    <w:rsid w:val="003459C3"/>
    <w:rsid w:val="00346A84"/>
    <w:rsid w:val="003471B2"/>
    <w:rsid w:val="00347980"/>
    <w:rsid w:val="00352CD3"/>
    <w:rsid w:val="00355C97"/>
    <w:rsid w:val="00356844"/>
    <w:rsid w:val="003614D3"/>
    <w:rsid w:val="00361660"/>
    <w:rsid w:val="003631FC"/>
    <w:rsid w:val="0036396E"/>
    <w:rsid w:val="00363A55"/>
    <w:rsid w:val="00365090"/>
    <w:rsid w:val="00371068"/>
    <w:rsid w:val="0037590A"/>
    <w:rsid w:val="00376685"/>
    <w:rsid w:val="0037691D"/>
    <w:rsid w:val="00376ECD"/>
    <w:rsid w:val="0037740F"/>
    <w:rsid w:val="00382904"/>
    <w:rsid w:val="003900A4"/>
    <w:rsid w:val="00397354"/>
    <w:rsid w:val="003A1E58"/>
    <w:rsid w:val="003A2E91"/>
    <w:rsid w:val="003A39ED"/>
    <w:rsid w:val="003A64B3"/>
    <w:rsid w:val="003A67AC"/>
    <w:rsid w:val="003A7237"/>
    <w:rsid w:val="003B50B1"/>
    <w:rsid w:val="003C0ED1"/>
    <w:rsid w:val="003C5CFB"/>
    <w:rsid w:val="003C7C67"/>
    <w:rsid w:val="003D111E"/>
    <w:rsid w:val="003D592E"/>
    <w:rsid w:val="003D5DA0"/>
    <w:rsid w:val="003D6791"/>
    <w:rsid w:val="003D7880"/>
    <w:rsid w:val="003E0149"/>
    <w:rsid w:val="003E0388"/>
    <w:rsid w:val="003E072A"/>
    <w:rsid w:val="003E0E37"/>
    <w:rsid w:val="003E23A8"/>
    <w:rsid w:val="003E28DD"/>
    <w:rsid w:val="003F0910"/>
    <w:rsid w:val="004054A7"/>
    <w:rsid w:val="00416FD1"/>
    <w:rsid w:val="00420423"/>
    <w:rsid w:val="0042278B"/>
    <w:rsid w:val="004249F7"/>
    <w:rsid w:val="00427765"/>
    <w:rsid w:val="00433F07"/>
    <w:rsid w:val="004400D4"/>
    <w:rsid w:val="00440F05"/>
    <w:rsid w:val="00443ED6"/>
    <w:rsid w:val="00444068"/>
    <w:rsid w:val="00444F5E"/>
    <w:rsid w:val="0044601F"/>
    <w:rsid w:val="0044629F"/>
    <w:rsid w:val="00451B80"/>
    <w:rsid w:val="00461AE1"/>
    <w:rsid w:val="0046345F"/>
    <w:rsid w:val="00471096"/>
    <w:rsid w:val="004745BD"/>
    <w:rsid w:val="004765E0"/>
    <w:rsid w:val="004846FA"/>
    <w:rsid w:val="00485C2E"/>
    <w:rsid w:val="00487D3A"/>
    <w:rsid w:val="00491DA3"/>
    <w:rsid w:val="0049444F"/>
    <w:rsid w:val="00495273"/>
    <w:rsid w:val="004A3BF0"/>
    <w:rsid w:val="004A474A"/>
    <w:rsid w:val="004B3BDC"/>
    <w:rsid w:val="004C4FB9"/>
    <w:rsid w:val="004C61ED"/>
    <w:rsid w:val="004C752D"/>
    <w:rsid w:val="004C7B3C"/>
    <w:rsid w:val="004D1C55"/>
    <w:rsid w:val="004D25CB"/>
    <w:rsid w:val="004D7548"/>
    <w:rsid w:val="004E112A"/>
    <w:rsid w:val="004E1B2D"/>
    <w:rsid w:val="004E4580"/>
    <w:rsid w:val="004E69F9"/>
    <w:rsid w:val="004E7557"/>
    <w:rsid w:val="004F23DC"/>
    <w:rsid w:val="00501B73"/>
    <w:rsid w:val="00504A16"/>
    <w:rsid w:val="00507FF1"/>
    <w:rsid w:val="005103BE"/>
    <w:rsid w:val="00511061"/>
    <w:rsid w:val="00513967"/>
    <w:rsid w:val="005140A4"/>
    <w:rsid w:val="005146CF"/>
    <w:rsid w:val="00526770"/>
    <w:rsid w:val="00526D4E"/>
    <w:rsid w:val="005270C8"/>
    <w:rsid w:val="00527890"/>
    <w:rsid w:val="00531280"/>
    <w:rsid w:val="0053193A"/>
    <w:rsid w:val="00531E8C"/>
    <w:rsid w:val="00532151"/>
    <w:rsid w:val="00532FF2"/>
    <w:rsid w:val="00534935"/>
    <w:rsid w:val="00536F68"/>
    <w:rsid w:val="005378E7"/>
    <w:rsid w:val="005427E2"/>
    <w:rsid w:val="00545BC9"/>
    <w:rsid w:val="00551C45"/>
    <w:rsid w:val="005543C0"/>
    <w:rsid w:val="00554ED8"/>
    <w:rsid w:val="005555A9"/>
    <w:rsid w:val="005574DA"/>
    <w:rsid w:val="005575E5"/>
    <w:rsid w:val="00557EF0"/>
    <w:rsid w:val="00560D34"/>
    <w:rsid w:val="00562F84"/>
    <w:rsid w:val="005631FF"/>
    <w:rsid w:val="00570A73"/>
    <w:rsid w:val="00575252"/>
    <w:rsid w:val="00577BA9"/>
    <w:rsid w:val="0058413D"/>
    <w:rsid w:val="00587101"/>
    <w:rsid w:val="00587D90"/>
    <w:rsid w:val="00592747"/>
    <w:rsid w:val="005A1872"/>
    <w:rsid w:val="005A6E92"/>
    <w:rsid w:val="005B196A"/>
    <w:rsid w:val="005B3EFB"/>
    <w:rsid w:val="005B48CF"/>
    <w:rsid w:val="005B5BA6"/>
    <w:rsid w:val="005B6A01"/>
    <w:rsid w:val="005B6E1C"/>
    <w:rsid w:val="005C0BE9"/>
    <w:rsid w:val="005C3AD6"/>
    <w:rsid w:val="005C7866"/>
    <w:rsid w:val="005D7678"/>
    <w:rsid w:val="005E047C"/>
    <w:rsid w:val="005E1C51"/>
    <w:rsid w:val="005E1CCE"/>
    <w:rsid w:val="005E3CE6"/>
    <w:rsid w:val="005E4B4B"/>
    <w:rsid w:val="005F223B"/>
    <w:rsid w:val="005F2E2B"/>
    <w:rsid w:val="005F552C"/>
    <w:rsid w:val="005F5911"/>
    <w:rsid w:val="005F637F"/>
    <w:rsid w:val="005F6744"/>
    <w:rsid w:val="006021AE"/>
    <w:rsid w:val="006145E5"/>
    <w:rsid w:val="00614866"/>
    <w:rsid w:val="006204E1"/>
    <w:rsid w:val="006205A5"/>
    <w:rsid w:val="00626B2C"/>
    <w:rsid w:val="00630FED"/>
    <w:rsid w:val="0063303A"/>
    <w:rsid w:val="00634037"/>
    <w:rsid w:val="00634C79"/>
    <w:rsid w:val="00635BA1"/>
    <w:rsid w:val="00637FDC"/>
    <w:rsid w:val="00642133"/>
    <w:rsid w:val="006431E6"/>
    <w:rsid w:val="0064364C"/>
    <w:rsid w:val="00647C0F"/>
    <w:rsid w:val="00650A49"/>
    <w:rsid w:val="00660439"/>
    <w:rsid w:val="00671670"/>
    <w:rsid w:val="00671A40"/>
    <w:rsid w:val="006756BF"/>
    <w:rsid w:val="00677895"/>
    <w:rsid w:val="00683177"/>
    <w:rsid w:val="00683F52"/>
    <w:rsid w:val="00684615"/>
    <w:rsid w:val="00684AE8"/>
    <w:rsid w:val="00685F12"/>
    <w:rsid w:val="00686FF4"/>
    <w:rsid w:val="0068771F"/>
    <w:rsid w:val="0069397D"/>
    <w:rsid w:val="006946B3"/>
    <w:rsid w:val="00695973"/>
    <w:rsid w:val="00696F4A"/>
    <w:rsid w:val="006A01AF"/>
    <w:rsid w:val="006A1E3F"/>
    <w:rsid w:val="006A3BFC"/>
    <w:rsid w:val="006A5B50"/>
    <w:rsid w:val="006A6E4E"/>
    <w:rsid w:val="006B2F87"/>
    <w:rsid w:val="006B536F"/>
    <w:rsid w:val="006B56EB"/>
    <w:rsid w:val="006C0307"/>
    <w:rsid w:val="006C09D9"/>
    <w:rsid w:val="006C4D2B"/>
    <w:rsid w:val="006D1D65"/>
    <w:rsid w:val="006D3B65"/>
    <w:rsid w:val="006D7090"/>
    <w:rsid w:val="006E5368"/>
    <w:rsid w:val="006F06ED"/>
    <w:rsid w:val="006F4291"/>
    <w:rsid w:val="006F6F92"/>
    <w:rsid w:val="006F75FC"/>
    <w:rsid w:val="00702479"/>
    <w:rsid w:val="00703C47"/>
    <w:rsid w:val="0070480B"/>
    <w:rsid w:val="00717983"/>
    <w:rsid w:val="00722705"/>
    <w:rsid w:val="0072307F"/>
    <w:rsid w:val="00725A53"/>
    <w:rsid w:val="00725B96"/>
    <w:rsid w:val="00731D1E"/>
    <w:rsid w:val="007361B7"/>
    <w:rsid w:val="00742A27"/>
    <w:rsid w:val="007510F9"/>
    <w:rsid w:val="007518A9"/>
    <w:rsid w:val="00753271"/>
    <w:rsid w:val="007555CB"/>
    <w:rsid w:val="0075584F"/>
    <w:rsid w:val="00756F93"/>
    <w:rsid w:val="00757745"/>
    <w:rsid w:val="00757805"/>
    <w:rsid w:val="00763989"/>
    <w:rsid w:val="00765FCC"/>
    <w:rsid w:val="0077000F"/>
    <w:rsid w:val="0077354F"/>
    <w:rsid w:val="00783F4B"/>
    <w:rsid w:val="00786BFC"/>
    <w:rsid w:val="007871B7"/>
    <w:rsid w:val="0079049B"/>
    <w:rsid w:val="007942DE"/>
    <w:rsid w:val="00797D37"/>
    <w:rsid w:val="007A1351"/>
    <w:rsid w:val="007A6D6D"/>
    <w:rsid w:val="007A797C"/>
    <w:rsid w:val="007B2DED"/>
    <w:rsid w:val="007B4833"/>
    <w:rsid w:val="007C1372"/>
    <w:rsid w:val="007C457F"/>
    <w:rsid w:val="007C6117"/>
    <w:rsid w:val="007D3EF5"/>
    <w:rsid w:val="007D5331"/>
    <w:rsid w:val="007D561C"/>
    <w:rsid w:val="007D590C"/>
    <w:rsid w:val="007D5F3E"/>
    <w:rsid w:val="007E03DC"/>
    <w:rsid w:val="007E51BE"/>
    <w:rsid w:val="007E593F"/>
    <w:rsid w:val="007E6A3D"/>
    <w:rsid w:val="007E70BC"/>
    <w:rsid w:val="007F2AB6"/>
    <w:rsid w:val="007F47BD"/>
    <w:rsid w:val="007F79A3"/>
    <w:rsid w:val="00801255"/>
    <w:rsid w:val="00802107"/>
    <w:rsid w:val="00802A0E"/>
    <w:rsid w:val="008037D6"/>
    <w:rsid w:val="00806A02"/>
    <w:rsid w:val="00806B96"/>
    <w:rsid w:val="00807CF9"/>
    <w:rsid w:val="00810E2D"/>
    <w:rsid w:val="00811BD5"/>
    <w:rsid w:val="00812062"/>
    <w:rsid w:val="008133AC"/>
    <w:rsid w:val="008162AA"/>
    <w:rsid w:val="00822C1A"/>
    <w:rsid w:val="00825F1B"/>
    <w:rsid w:val="00826452"/>
    <w:rsid w:val="00832271"/>
    <w:rsid w:val="00855275"/>
    <w:rsid w:val="00856EEB"/>
    <w:rsid w:val="0086128B"/>
    <w:rsid w:val="00862FE5"/>
    <w:rsid w:val="0086481F"/>
    <w:rsid w:val="008656F9"/>
    <w:rsid w:val="00865E93"/>
    <w:rsid w:val="00876BB2"/>
    <w:rsid w:val="008809E3"/>
    <w:rsid w:val="00881F35"/>
    <w:rsid w:val="00883607"/>
    <w:rsid w:val="0088509A"/>
    <w:rsid w:val="00887986"/>
    <w:rsid w:val="008A019F"/>
    <w:rsid w:val="008A23F2"/>
    <w:rsid w:val="008A2EC4"/>
    <w:rsid w:val="008B16EF"/>
    <w:rsid w:val="008B464D"/>
    <w:rsid w:val="008B46B4"/>
    <w:rsid w:val="008B4974"/>
    <w:rsid w:val="008B6666"/>
    <w:rsid w:val="008B6FB1"/>
    <w:rsid w:val="008C0B90"/>
    <w:rsid w:val="008C721F"/>
    <w:rsid w:val="008D54A4"/>
    <w:rsid w:val="008D656B"/>
    <w:rsid w:val="008D70C1"/>
    <w:rsid w:val="008E7EC7"/>
    <w:rsid w:val="008F7F1D"/>
    <w:rsid w:val="0090092D"/>
    <w:rsid w:val="00911F38"/>
    <w:rsid w:val="00913D07"/>
    <w:rsid w:val="00916222"/>
    <w:rsid w:val="00920D65"/>
    <w:rsid w:val="00922FF7"/>
    <w:rsid w:val="009232C4"/>
    <w:rsid w:val="0092445F"/>
    <w:rsid w:val="00924A7E"/>
    <w:rsid w:val="00933BEC"/>
    <w:rsid w:val="00940338"/>
    <w:rsid w:val="009517B6"/>
    <w:rsid w:val="00952544"/>
    <w:rsid w:val="009534AB"/>
    <w:rsid w:val="0095739C"/>
    <w:rsid w:val="00960F7B"/>
    <w:rsid w:val="00962BCB"/>
    <w:rsid w:val="00966A2D"/>
    <w:rsid w:val="00966FC8"/>
    <w:rsid w:val="009751D4"/>
    <w:rsid w:val="00976D88"/>
    <w:rsid w:val="009812F8"/>
    <w:rsid w:val="00981503"/>
    <w:rsid w:val="009846AF"/>
    <w:rsid w:val="009858C4"/>
    <w:rsid w:val="009A2487"/>
    <w:rsid w:val="009A75BC"/>
    <w:rsid w:val="009B72F9"/>
    <w:rsid w:val="009C7A7C"/>
    <w:rsid w:val="009D0C4C"/>
    <w:rsid w:val="009D185E"/>
    <w:rsid w:val="009D3140"/>
    <w:rsid w:val="009D6CDD"/>
    <w:rsid w:val="009E2AB0"/>
    <w:rsid w:val="009F228E"/>
    <w:rsid w:val="009F33F1"/>
    <w:rsid w:val="009F467B"/>
    <w:rsid w:val="009F468F"/>
    <w:rsid w:val="009F5C90"/>
    <w:rsid w:val="009F5D14"/>
    <w:rsid w:val="00A0081E"/>
    <w:rsid w:val="00A0649C"/>
    <w:rsid w:val="00A10080"/>
    <w:rsid w:val="00A1141E"/>
    <w:rsid w:val="00A1517E"/>
    <w:rsid w:val="00A2347E"/>
    <w:rsid w:val="00A31334"/>
    <w:rsid w:val="00A33E6E"/>
    <w:rsid w:val="00A34B0A"/>
    <w:rsid w:val="00A36A63"/>
    <w:rsid w:val="00A36B65"/>
    <w:rsid w:val="00A37AD4"/>
    <w:rsid w:val="00A40426"/>
    <w:rsid w:val="00A4640E"/>
    <w:rsid w:val="00A47520"/>
    <w:rsid w:val="00A47632"/>
    <w:rsid w:val="00A65829"/>
    <w:rsid w:val="00A703D8"/>
    <w:rsid w:val="00A812E0"/>
    <w:rsid w:val="00A8188B"/>
    <w:rsid w:val="00A827B4"/>
    <w:rsid w:val="00A8381E"/>
    <w:rsid w:val="00A94082"/>
    <w:rsid w:val="00AA0BC6"/>
    <w:rsid w:val="00AA1FB4"/>
    <w:rsid w:val="00AB430F"/>
    <w:rsid w:val="00AB7B7D"/>
    <w:rsid w:val="00AC0B62"/>
    <w:rsid w:val="00AC3613"/>
    <w:rsid w:val="00AC4EA4"/>
    <w:rsid w:val="00AC7B53"/>
    <w:rsid w:val="00AD1DA2"/>
    <w:rsid w:val="00AD3118"/>
    <w:rsid w:val="00AE046B"/>
    <w:rsid w:val="00AE0B1B"/>
    <w:rsid w:val="00AE3174"/>
    <w:rsid w:val="00AE48B0"/>
    <w:rsid w:val="00AF45F0"/>
    <w:rsid w:val="00AF6789"/>
    <w:rsid w:val="00B01083"/>
    <w:rsid w:val="00B011C4"/>
    <w:rsid w:val="00B01315"/>
    <w:rsid w:val="00B01ABD"/>
    <w:rsid w:val="00B020FB"/>
    <w:rsid w:val="00B057E1"/>
    <w:rsid w:val="00B23062"/>
    <w:rsid w:val="00B3437A"/>
    <w:rsid w:val="00B367E6"/>
    <w:rsid w:val="00B37E13"/>
    <w:rsid w:val="00B40DA8"/>
    <w:rsid w:val="00B44102"/>
    <w:rsid w:val="00B44992"/>
    <w:rsid w:val="00B528C5"/>
    <w:rsid w:val="00B533A1"/>
    <w:rsid w:val="00B5522D"/>
    <w:rsid w:val="00B560ED"/>
    <w:rsid w:val="00B66B7D"/>
    <w:rsid w:val="00B72EF9"/>
    <w:rsid w:val="00B76058"/>
    <w:rsid w:val="00B778BF"/>
    <w:rsid w:val="00B871BE"/>
    <w:rsid w:val="00B93C23"/>
    <w:rsid w:val="00B943AA"/>
    <w:rsid w:val="00B95756"/>
    <w:rsid w:val="00B96B69"/>
    <w:rsid w:val="00B96CFA"/>
    <w:rsid w:val="00B97886"/>
    <w:rsid w:val="00BA42F1"/>
    <w:rsid w:val="00BB15FC"/>
    <w:rsid w:val="00BB4E29"/>
    <w:rsid w:val="00BB7F89"/>
    <w:rsid w:val="00BC2755"/>
    <w:rsid w:val="00BC48D3"/>
    <w:rsid w:val="00BD6970"/>
    <w:rsid w:val="00BD7955"/>
    <w:rsid w:val="00BE1EF4"/>
    <w:rsid w:val="00BE3321"/>
    <w:rsid w:val="00BF33C4"/>
    <w:rsid w:val="00BF4EB1"/>
    <w:rsid w:val="00BF7DD9"/>
    <w:rsid w:val="00C00F50"/>
    <w:rsid w:val="00C02694"/>
    <w:rsid w:val="00C07F7D"/>
    <w:rsid w:val="00C1386F"/>
    <w:rsid w:val="00C1567C"/>
    <w:rsid w:val="00C20B55"/>
    <w:rsid w:val="00C2407A"/>
    <w:rsid w:val="00C2748A"/>
    <w:rsid w:val="00C30BB0"/>
    <w:rsid w:val="00C43F3C"/>
    <w:rsid w:val="00C4577F"/>
    <w:rsid w:val="00C47968"/>
    <w:rsid w:val="00C50B24"/>
    <w:rsid w:val="00C51487"/>
    <w:rsid w:val="00C529AB"/>
    <w:rsid w:val="00C55D0B"/>
    <w:rsid w:val="00C63D7F"/>
    <w:rsid w:val="00C66531"/>
    <w:rsid w:val="00C677A8"/>
    <w:rsid w:val="00C730FA"/>
    <w:rsid w:val="00C75152"/>
    <w:rsid w:val="00C752DA"/>
    <w:rsid w:val="00C75E7F"/>
    <w:rsid w:val="00C767F1"/>
    <w:rsid w:val="00C7792F"/>
    <w:rsid w:val="00C826A8"/>
    <w:rsid w:val="00C831B9"/>
    <w:rsid w:val="00C8759E"/>
    <w:rsid w:val="00C90121"/>
    <w:rsid w:val="00C91452"/>
    <w:rsid w:val="00C91611"/>
    <w:rsid w:val="00C92F63"/>
    <w:rsid w:val="00C9338B"/>
    <w:rsid w:val="00C94F09"/>
    <w:rsid w:val="00C957DC"/>
    <w:rsid w:val="00C96B53"/>
    <w:rsid w:val="00CA0964"/>
    <w:rsid w:val="00CA25EE"/>
    <w:rsid w:val="00CA3EDD"/>
    <w:rsid w:val="00CA4C8F"/>
    <w:rsid w:val="00CA58F3"/>
    <w:rsid w:val="00CA5FEF"/>
    <w:rsid w:val="00CA6FC0"/>
    <w:rsid w:val="00CA7878"/>
    <w:rsid w:val="00CB019F"/>
    <w:rsid w:val="00CB0905"/>
    <w:rsid w:val="00CB0BB1"/>
    <w:rsid w:val="00CB251E"/>
    <w:rsid w:val="00CB2B01"/>
    <w:rsid w:val="00CC4481"/>
    <w:rsid w:val="00CC49F3"/>
    <w:rsid w:val="00CD16E4"/>
    <w:rsid w:val="00CD16EA"/>
    <w:rsid w:val="00CD5595"/>
    <w:rsid w:val="00CD5F89"/>
    <w:rsid w:val="00CE1602"/>
    <w:rsid w:val="00CE3B0E"/>
    <w:rsid w:val="00CE5CD5"/>
    <w:rsid w:val="00CE65C2"/>
    <w:rsid w:val="00CF49DD"/>
    <w:rsid w:val="00CF5F9C"/>
    <w:rsid w:val="00D013A8"/>
    <w:rsid w:val="00D0308A"/>
    <w:rsid w:val="00D036A8"/>
    <w:rsid w:val="00D0374F"/>
    <w:rsid w:val="00D040E0"/>
    <w:rsid w:val="00D05160"/>
    <w:rsid w:val="00D06A27"/>
    <w:rsid w:val="00D151A4"/>
    <w:rsid w:val="00D17A63"/>
    <w:rsid w:val="00D2012B"/>
    <w:rsid w:val="00D207D6"/>
    <w:rsid w:val="00D2167F"/>
    <w:rsid w:val="00D2402D"/>
    <w:rsid w:val="00D31D07"/>
    <w:rsid w:val="00D32F2F"/>
    <w:rsid w:val="00D34C87"/>
    <w:rsid w:val="00D34E52"/>
    <w:rsid w:val="00D35A73"/>
    <w:rsid w:val="00D43906"/>
    <w:rsid w:val="00D443B8"/>
    <w:rsid w:val="00D458B2"/>
    <w:rsid w:val="00D4592F"/>
    <w:rsid w:val="00D4634B"/>
    <w:rsid w:val="00D47052"/>
    <w:rsid w:val="00D54678"/>
    <w:rsid w:val="00D60930"/>
    <w:rsid w:val="00D63672"/>
    <w:rsid w:val="00D66D57"/>
    <w:rsid w:val="00D7004B"/>
    <w:rsid w:val="00D750D7"/>
    <w:rsid w:val="00D76ECC"/>
    <w:rsid w:val="00D77FD4"/>
    <w:rsid w:val="00D82F3D"/>
    <w:rsid w:val="00D84423"/>
    <w:rsid w:val="00D84C41"/>
    <w:rsid w:val="00D84EE5"/>
    <w:rsid w:val="00D85988"/>
    <w:rsid w:val="00D90CED"/>
    <w:rsid w:val="00D93217"/>
    <w:rsid w:val="00DA47BA"/>
    <w:rsid w:val="00DA49A8"/>
    <w:rsid w:val="00DA5A8C"/>
    <w:rsid w:val="00DA6EEE"/>
    <w:rsid w:val="00DB0BE9"/>
    <w:rsid w:val="00DB34AB"/>
    <w:rsid w:val="00DB41DA"/>
    <w:rsid w:val="00DB44AB"/>
    <w:rsid w:val="00DB5441"/>
    <w:rsid w:val="00DB64A2"/>
    <w:rsid w:val="00DB6F22"/>
    <w:rsid w:val="00DC155D"/>
    <w:rsid w:val="00DC567F"/>
    <w:rsid w:val="00DC7BD3"/>
    <w:rsid w:val="00DD13EF"/>
    <w:rsid w:val="00DD2622"/>
    <w:rsid w:val="00DD3BB9"/>
    <w:rsid w:val="00DD3E98"/>
    <w:rsid w:val="00DE4EB5"/>
    <w:rsid w:val="00DE757C"/>
    <w:rsid w:val="00DF17D0"/>
    <w:rsid w:val="00DF1CB0"/>
    <w:rsid w:val="00DF3DB4"/>
    <w:rsid w:val="00DF77D7"/>
    <w:rsid w:val="00DF7B22"/>
    <w:rsid w:val="00E00D64"/>
    <w:rsid w:val="00E01FA2"/>
    <w:rsid w:val="00E06293"/>
    <w:rsid w:val="00E12828"/>
    <w:rsid w:val="00E141E7"/>
    <w:rsid w:val="00E1500E"/>
    <w:rsid w:val="00E16890"/>
    <w:rsid w:val="00E16FE9"/>
    <w:rsid w:val="00E2123F"/>
    <w:rsid w:val="00E23768"/>
    <w:rsid w:val="00E33327"/>
    <w:rsid w:val="00E3551F"/>
    <w:rsid w:val="00E35717"/>
    <w:rsid w:val="00E36A17"/>
    <w:rsid w:val="00E3765B"/>
    <w:rsid w:val="00E376BC"/>
    <w:rsid w:val="00E42F57"/>
    <w:rsid w:val="00E44BFB"/>
    <w:rsid w:val="00E465B9"/>
    <w:rsid w:val="00E467B2"/>
    <w:rsid w:val="00E4772F"/>
    <w:rsid w:val="00E5566C"/>
    <w:rsid w:val="00E57156"/>
    <w:rsid w:val="00E627DA"/>
    <w:rsid w:val="00E641A0"/>
    <w:rsid w:val="00E71DE4"/>
    <w:rsid w:val="00E72DC0"/>
    <w:rsid w:val="00E81972"/>
    <w:rsid w:val="00E830BD"/>
    <w:rsid w:val="00E87B7B"/>
    <w:rsid w:val="00E902C9"/>
    <w:rsid w:val="00E9787D"/>
    <w:rsid w:val="00EA1876"/>
    <w:rsid w:val="00EA3449"/>
    <w:rsid w:val="00EA3C5D"/>
    <w:rsid w:val="00EA5271"/>
    <w:rsid w:val="00EA535E"/>
    <w:rsid w:val="00EA5CF8"/>
    <w:rsid w:val="00EA78C0"/>
    <w:rsid w:val="00EB6D5A"/>
    <w:rsid w:val="00EC13C3"/>
    <w:rsid w:val="00EC54CE"/>
    <w:rsid w:val="00EC6C66"/>
    <w:rsid w:val="00ED21B5"/>
    <w:rsid w:val="00ED405C"/>
    <w:rsid w:val="00ED719E"/>
    <w:rsid w:val="00ED755E"/>
    <w:rsid w:val="00EE153E"/>
    <w:rsid w:val="00EE5BDA"/>
    <w:rsid w:val="00EF03C7"/>
    <w:rsid w:val="00EF2CBC"/>
    <w:rsid w:val="00EF73F7"/>
    <w:rsid w:val="00F0094D"/>
    <w:rsid w:val="00F04B02"/>
    <w:rsid w:val="00F16BA2"/>
    <w:rsid w:val="00F17A5C"/>
    <w:rsid w:val="00F20685"/>
    <w:rsid w:val="00F34C69"/>
    <w:rsid w:val="00F45CA5"/>
    <w:rsid w:val="00F52369"/>
    <w:rsid w:val="00F56B6E"/>
    <w:rsid w:val="00F57BBA"/>
    <w:rsid w:val="00F57DEB"/>
    <w:rsid w:val="00F60442"/>
    <w:rsid w:val="00F66E54"/>
    <w:rsid w:val="00F7020E"/>
    <w:rsid w:val="00F7355E"/>
    <w:rsid w:val="00F73EA6"/>
    <w:rsid w:val="00F83D35"/>
    <w:rsid w:val="00F84FAA"/>
    <w:rsid w:val="00F854EF"/>
    <w:rsid w:val="00F85F13"/>
    <w:rsid w:val="00F8736B"/>
    <w:rsid w:val="00F87E4E"/>
    <w:rsid w:val="00F909FF"/>
    <w:rsid w:val="00F96DD0"/>
    <w:rsid w:val="00F97B65"/>
    <w:rsid w:val="00F97D5F"/>
    <w:rsid w:val="00FA1269"/>
    <w:rsid w:val="00FA13DD"/>
    <w:rsid w:val="00FA18EC"/>
    <w:rsid w:val="00FA221C"/>
    <w:rsid w:val="00FA30BE"/>
    <w:rsid w:val="00FA443E"/>
    <w:rsid w:val="00FA495A"/>
    <w:rsid w:val="00FA7F7F"/>
    <w:rsid w:val="00FB0792"/>
    <w:rsid w:val="00FB23C4"/>
    <w:rsid w:val="00FB5B0D"/>
    <w:rsid w:val="00FB629A"/>
    <w:rsid w:val="00FB734A"/>
    <w:rsid w:val="00FC16F0"/>
    <w:rsid w:val="00FC3AA6"/>
    <w:rsid w:val="00FC56EC"/>
    <w:rsid w:val="00FC649F"/>
    <w:rsid w:val="00FC7A19"/>
    <w:rsid w:val="00FD0E61"/>
    <w:rsid w:val="00FD3BDA"/>
    <w:rsid w:val="00FD3CD0"/>
    <w:rsid w:val="00FD45DA"/>
    <w:rsid w:val="00FD4649"/>
    <w:rsid w:val="00FD46B7"/>
    <w:rsid w:val="00FE271A"/>
    <w:rsid w:val="00FF0D81"/>
    <w:rsid w:val="00FF1BA5"/>
    <w:rsid w:val="00FF28EE"/>
    <w:rsid w:val="00FF4E06"/>
    <w:rsid w:val="00FF64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4EA6CD"/>
  <w14:defaultImageDpi w14:val="32767"/>
  <w15:docId w15:val="{CD7E90E3-D12B-FF42-9316-32168D98C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6B65"/>
    <w:pPr>
      <w:spacing w:line="276" w:lineRule="auto"/>
    </w:pPr>
    <w:rPr>
      <w:rFonts w:ascii="Arial" w:eastAsia="Arial" w:hAnsi="Arial" w:cs="Arial"/>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36B65"/>
    <w:pPr>
      <w:spacing w:line="276" w:lineRule="auto"/>
    </w:pPr>
    <w:rPr>
      <w:rFonts w:ascii="Arial" w:eastAsia="Arial" w:hAnsi="Arial" w:cs="Arial"/>
      <w:color w:val="000000"/>
      <w:sz w:val="22"/>
      <w:szCs w:val="22"/>
    </w:rPr>
  </w:style>
  <w:style w:type="paragraph" w:styleId="Header">
    <w:name w:val="header"/>
    <w:basedOn w:val="Normal"/>
    <w:link w:val="HeaderChar"/>
    <w:uiPriority w:val="99"/>
    <w:unhideWhenUsed/>
    <w:rsid w:val="00A36B65"/>
    <w:pPr>
      <w:tabs>
        <w:tab w:val="center" w:pos="4680"/>
        <w:tab w:val="right" w:pos="9360"/>
      </w:tabs>
      <w:spacing w:line="240" w:lineRule="auto"/>
    </w:pPr>
  </w:style>
  <w:style w:type="character" w:customStyle="1" w:styleId="HeaderChar">
    <w:name w:val="Header Char"/>
    <w:basedOn w:val="DefaultParagraphFont"/>
    <w:link w:val="Header"/>
    <w:uiPriority w:val="99"/>
    <w:rsid w:val="00A36B65"/>
    <w:rPr>
      <w:rFonts w:ascii="Arial" w:eastAsia="Arial" w:hAnsi="Arial" w:cs="Arial"/>
      <w:color w:val="000000"/>
      <w:sz w:val="22"/>
      <w:szCs w:val="22"/>
    </w:rPr>
  </w:style>
  <w:style w:type="paragraph" w:styleId="Footer">
    <w:name w:val="footer"/>
    <w:basedOn w:val="Normal"/>
    <w:link w:val="FooterChar"/>
    <w:uiPriority w:val="99"/>
    <w:unhideWhenUsed/>
    <w:rsid w:val="00A36B65"/>
    <w:pPr>
      <w:tabs>
        <w:tab w:val="center" w:pos="4680"/>
        <w:tab w:val="right" w:pos="9360"/>
      </w:tabs>
      <w:spacing w:line="240" w:lineRule="auto"/>
    </w:pPr>
  </w:style>
  <w:style w:type="character" w:customStyle="1" w:styleId="FooterChar">
    <w:name w:val="Footer Char"/>
    <w:basedOn w:val="DefaultParagraphFont"/>
    <w:link w:val="Footer"/>
    <w:uiPriority w:val="99"/>
    <w:rsid w:val="00A36B65"/>
    <w:rPr>
      <w:rFonts w:ascii="Arial" w:eastAsia="Arial" w:hAnsi="Arial" w:cs="Arial"/>
      <w:color w:val="000000"/>
      <w:sz w:val="22"/>
      <w:szCs w:val="22"/>
    </w:rPr>
  </w:style>
  <w:style w:type="paragraph" w:styleId="NormalWeb">
    <w:name w:val="Normal (Web)"/>
    <w:basedOn w:val="Normal"/>
    <w:uiPriority w:val="99"/>
    <w:semiHidden/>
    <w:unhideWhenUsed/>
    <w:rsid w:val="00EA5271"/>
    <w:pPr>
      <w:spacing w:before="100" w:beforeAutospacing="1" w:after="100" w:afterAutospacing="1" w:line="240" w:lineRule="auto"/>
    </w:pPr>
    <w:rPr>
      <w:rFonts w:ascii="Times New Roman" w:eastAsiaTheme="minorEastAsia" w:hAnsi="Times New Roman" w:cs="Times New Roman"/>
      <w:color w:val="auto"/>
      <w:sz w:val="24"/>
      <w:szCs w:val="24"/>
    </w:rPr>
  </w:style>
  <w:style w:type="paragraph" w:styleId="ListParagraph">
    <w:name w:val="List Paragraph"/>
    <w:basedOn w:val="Normal"/>
    <w:uiPriority w:val="34"/>
    <w:qFormat/>
    <w:rsid w:val="00F7355E"/>
    <w:pPr>
      <w:ind w:left="720"/>
      <w:contextualSpacing/>
    </w:pPr>
  </w:style>
  <w:style w:type="paragraph" w:styleId="Caption">
    <w:name w:val="caption"/>
    <w:basedOn w:val="Normal"/>
    <w:next w:val="Normal"/>
    <w:uiPriority w:val="35"/>
    <w:unhideWhenUsed/>
    <w:qFormat/>
    <w:rsid w:val="00EA535E"/>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C6117"/>
    <w:rPr>
      <w:sz w:val="16"/>
      <w:szCs w:val="16"/>
    </w:rPr>
  </w:style>
  <w:style w:type="paragraph" w:styleId="CommentText">
    <w:name w:val="annotation text"/>
    <w:basedOn w:val="Normal"/>
    <w:link w:val="CommentTextChar"/>
    <w:uiPriority w:val="99"/>
    <w:semiHidden/>
    <w:unhideWhenUsed/>
    <w:rsid w:val="007C6117"/>
    <w:pPr>
      <w:spacing w:line="240" w:lineRule="auto"/>
    </w:pPr>
    <w:rPr>
      <w:sz w:val="20"/>
      <w:szCs w:val="20"/>
    </w:rPr>
  </w:style>
  <w:style w:type="character" w:customStyle="1" w:styleId="CommentTextChar">
    <w:name w:val="Comment Text Char"/>
    <w:basedOn w:val="DefaultParagraphFont"/>
    <w:link w:val="CommentText"/>
    <w:uiPriority w:val="99"/>
    <w:semiHidden/>
    <w:rsid w:val="007C6117"/>
    <w:rPr>
      <w:rFonts w:ascii="Arial" w:eastAsia="Arial" w:hAnsi="Arial" w:cs="Arial"/>
      <w:color w:val="000000"/>
      <w:sz w:val="20"/>
      <w:szCs w:val="20"/>
    </w:rPr>
  </w:style>
  <w:style w:type="paragraph" w:styleId="CommentSubject">
    <w:name w:val="annotation subject"/>
    <w:basedOn w:val="CommentText"/>
    <w:next w:val="CommentText"/>
    <w:link w:val="CommentSubjectChar"/>
    <w:uiPriority w:val="99"/>
    <w:semiHidden/>
    <w:unhideWhenUsed/>
    <w:rsid w:val="007C6117"/>
    <w:rPr>
      <w:b/>
      <w:bCs/>
    </w:rPr>
  </w:style>
  <w:style w:type="character" w:customStyle="1" w:styleId="CommentSubjectChar">
    <w:name w:val="Comment Subject Char"/>
    <w:basedOn w:val="CommentTextChar"/>
    <w:link w:val="CommentSubject"/>
    <w:uiPriority w:val="99"/>
    <w:semiHidden/>
    <w:rsid w:val="007C6117"/>
    <w:rPr>
      <w:rFonts w:ascii="Arial" w:eastAsia="Arial" w:hAnsi="Arial" w:cs="Arial"/>
      <w:b/>
      <w:bCs/>
      <w:color w:val="000000"/>
      <w:sz w:val="20"/>
      <w:szCs w:val="20"/>
    </w:rPr>
  </w:style>
  <w:style w:type="paragraph" w:styleId="BalloonText">
    <w:name w:val="Balloon Text"/>
    <w:basedOn w:val="Normal"/>
    <w:link w:val="BalloonTextChar"/>
    <w:uiPriority w:val="99"/>
    <w:semiHidden/>
    <w:unhideWhenUsed/>
    <w:rsid w:val="007C611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C6117"/>
    <w:rPr>
      <w:rFonts w:ascii="Times New Roman" w:eastAsia="Arial" w:hAnsi="Times New Roman" w:cs="Times New Roman"/>
      <w:color w:val="000000"/>
      <w:sz w:val="18"/>
      <w:szCs w:val="18"/>
    </w:rPr>
  </w:style>
  <w:style w:type="paragraph" w:styleId="BodyText">
    <w:name w:val="Body Text"/>
    <w:basedOn w:val="Normal"/>
    <w:link w:val="BodyTextChar"/>
    <w:qFormat/>
    <w:rsid w:val="00FC649F"/>
    <w:pPr>
      <w:spacing w:before="180" w:after="180" w:line="240" w:lineRule="auto"/>
    </w:pPr>
    <w:rPr>
      <w:rFonts w:ascii="Cambria" w:eastAsia="Cambria" w:hAnsi="Cambria" w:cs="Times New Roman"/>
      <w:color w:val="auto"/>
      <w:sz w:val="24"/>
      <w:szCs w:val="24"/>
    </w:rPr>
  </w:style>
  <w:style w:type="character" w:customStyle="1" w:styleId="BodyTextChar">
    <w:name w:val="Body Text Char"/>
    <w:basedOn w:val="DefaultParagraphFont"/>
    <w:link w:val="BodyText"/>
    <w:rsid w:val="00FC649F"/>
    <w:rPr>
      <w:rFonts w:ascii="Cambria" w:eastAsia="Cambria" w:hAnsi="Cambria" w:cs="Times New Roman"/>
    </w:rPr>
  </w:style>
  <w:style w:type="paragraph" w:customStyle="1" w:styleId="FirstParagraph">
    <w:name w:val="First Paragraph"/>
    <w:basedOn w:val="BodyText"/>
    <w:next w:val="BodyText"/>
    <w:qFormat/>
    <w:rsid w:val="00FC649F"/>
  </w:style>
  <w:style w:type="character" w:styleId="PlaceholderText">
    <w:name w:val="Placeholder Text"/>
    <w:basedOn w:val="DefaultParagraphFont"/>
    <w:uiPriority w:val="99"/>
    <w:semiHidden/>
    <w:rsid w:val="00A812E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802800">
      <w:bodyDiv w:val="1"/>
      <w:marLeft w:val="0"/>
      <w:marRight w:val="0"/>
      <w:marTop w:val="0"/>
      <w:marBottom w:val="0"/>
      <w:divBdr>
        <w:top w:val="none" w:sz="0" w:space="0" w:color="auto"/>
        <w:left w:val="none" w:sz="0" w:space="0" w:color="auto"/>
        <w:bottom w:val="none" w:sz="0" w:space="0" w:color="auto"/>
        <w:right w:val="none" w:sz="0" w:space="0" w:color="auto"/>
      </w:divBdr>
    </w:div>
    <w:div w:id="249124544">
      <w:bodyDiv w:val="1"/>
      <w:marLeft w:val="0"/>
      <w:marRight w:val="0"/>
      <w:marTop w:val="0"/>
      <w:marBottom w:val="0"/>
      <w:divBdr>
        <w:top w:val="none" w:sz="0" w:space="0" w:color="auto"/>
        <w:left w:val="none" w:sz="0" w:space="0" w:color="auto"/>
        <w:bottom w:val="none" w:sz="0" w:space="0" w:color="auto"/>
        <w:right w:val="none" w:sz="0" w:space="0" w:color="auto"/>
      </w:divBdr>
    </w:div>
    <w:div w:id="651836646">
      <w:bodyDiv w:val="1"/>
      <w:marLeft w:val="0"/>
      <w:marRight w:val="0"/>
      <w:marTop w:val="0"/>
      <w:marBottom w:val="0"/>
      <w:divBdr>
        <w:top w:val="none" w:sz="0" w:space="0" w:color="auto"/>
        <w:left w:val="none" w:sz="0" w:space="0" w:color="auto"/>
        <w:bottom w:val="none" w:sz="0" w:space="0" w:color="auto"/>
        <w:right w:val="none" w:sz="0" w:space="0" w:color="auto"/>
      </w:divBdr>
    </w:div>
    <w:div w:id="731972628">
      <w:bodyDiv w:val="1"/>
      <w:marLeft w:val="0"/>
      <w:marRight w:val="0"/>
      <w:marTop w:val="0"/>
      <w:marBottom w:val="0"/>
      <w:divBdr>
        <w:top w:val="none" w:sz="0" w:space="0" w:color="auto"/>
        <w:left w:val="none" w:sz="0" w:space="0" w:color="auto"/>
        <w:bottom w:val="none" w:sz="0" w:space="0" w:color="auto"/>
        <w:right w:val="none" w:sz="0" w:space="0" w:color="auto"/>
      </w:divBdr>
    </w:div>
    <w:div w:id="788160959">
      <w:bodyDiv w:val="1"/>
      <w:marLeft w:val="0"/>
      <w:marRight w:val="0"/>
      <w:marTop w:val="0"/>
      <w:marBottom w:val="0"/>
      <w:divBdr>
        <w:top w:val="none" w:sz="0" w:space="0" w:color="auto"/>
        <w:left w:val="none" w:sz="0" w:space="0" w:color="auto"/>
        <w:bottom w:val="none" w:sz="0" w:space="0" w:color="auto"/>
        <w:right w:val="none" w:sz="0" w:space="0" w:color="auto"/>
      </w:divBdr>
    </w:div>
    <w:div w:id="795441887">
      <w:bodyDiv w:val="1"/>
      <w:marLeft w:val="0"/>
      <w:marRight w:val="0"/>
      <w:marTop w:val="0"/>
      <w:marBottom w:val="0"/>
      <w:divBdr>
        <w:top w:val="none" w:sz="0" w:space="0" w:color="auto"/>
        <w:left w:val="none" w:sz="0" w:space="0" w:color="auto"/>
        <w:bottom w:val="none" w:sz="0" w:space="0" w:color="auto"/>
        <w:right w:val="none" w:sz="0" w:space="0" w:color="auto"/>
      </w:divBdr>
    </w:div>
    <w:div w:id="881526627">
      <w:bodyDiv w:val="1"/>
      <w:marLeft w:val="0"/>
      <w:marRight w:val="0"/>
      <w:marTop w:val="0"/>
      <w:marBottom w:val="0"/>
      <w:divBdr>
        <w:top w:val="none" w:sz="0" w:space="0" w:color="auto"/>
        <w:left w:val="none" w:sz="0" w:space="0" w:color="auto"/>
        <w:bottom w:val="none" w:sz="0" w:space="0" w:color="auto"/>
        <w:right w:val="none" w:sz="0" w:space="0" w:color="auto"/>
      </w:divBdr>
    </w:div>
    <w:div w:id="1092360769">
      <w:bodyDiv w:val="1"/>
      <w:marLeft w:val="0"/>
      <w:marRight w:val="0"/>
      <w:marTop w:val="0"/>
      <w:marBottom w:val="0"/>
      <w:divBdr>
        <w:top w:val="none" w:sz="0" w:space="0" w:color="auto"/>
        <w:left w:val="none" w:sz="0" w:space="0" w:color="auto"/>
        <w:bottom w:val="none" w:sz="0" w:space="0" w:color="auto"/>
        <w:right w:val="none" w:sz="0" w:space="0" w:color="auto"/>
      </w:divBdr>
    </w:div>
    <w:div w:id="1149591901">
      <w:bodyDiv w:val="1"/>
      <w:marLeft w:val="0"/>
      <w:marRight w:val="0"/>
      <w:marTop w:val="0"/>
      <w:marBottom w:val="0"/>
      <w:divBdr>
        <w:top w:val="none" w:sz="0" w:space="0" w:color="auto"/>
        <w:left w:val="none" w:sz="0" w:space="0" w:color="auto"/>
        <w:bottom w:val="none" w:sz="0" w:space="0" w:color="auto"/>
        <w:right w:val="none" w:sz="0" w:space="0" w:color="auto"/>
      </w:divBdr>
    </w:div>
    <w:div w:id="1175876665">
      <w:bodyDiv w:val="1"/>
      <w:marLeft w:val="0"/>
      <w:marRight w:val="0"/>
      <w:marTop w:val="0"/>
      <w:marBottom w:val="0"/>
      <w:divBdr>
        <w:top w:val="none" w:sz="0" w:space="0" w:color="auto"/>
        <w:left w:val="none" w:sz="0" w:space="0" w:color="auto"/>
        <w:bottom w:val="none" w:sz="0" w:space="0" w:color="auto"/>
        <w:right w:val="none" w:sz="0" w:space="0" w:color="auto"/>
      </w:divBdr>
    </w:div>
    <w:div w:id="1196771073">
      <w:bodyDiv w:val="1"/>
      <w:marLeft w:val="0"/>
      <w:marRight w:val="0"/>
      <w:marTop w:val="0"/>
      <w:marBottom w:val="0"/>
      <w:divBdr>
        <w:top w:val="none" w:sz="0" w:space="0" w:color="auto"/>
        <w:left w:val="none" w:sz="0" w:space="0" w:color="auto"/>
        <w:bottom w:val="none" w:sz="0" w:space="0" w:color="auto"/>
        <w:right w:val="none" w:sz="0" w:space="0" w:color="auto"/>
      </w:divBdr>
    </w:div>
    <w:div w:id="1265380705">
      <w:bodyDiv w:val="1"/>
      <w:marLeft w:val="0"/>
      <w:marRight w:val="0"/>
      <w:marTop w:val="0"/>
      <w:marBottom w:val="0"/>
      <w:divBdr>
        <w:top w:val="none" w:sz="0" w:space="0" w:color="auto"/>
        <w:left w:val="none" w:sz="0" w:space="0" w:color="auto"/>
        <w:bottom w:val="none" w:sz="0" w:space="0" w:color="auto"/>
        <w:right w:val="none" w:sz="0" w:space="0" w:color="auto"/>
      </w:divBdr>
    </w:div>
    <w:div w:id="1283609121">
      <w:bodyDiv w:val="1"/>
      <w:marLeft w:val="0"/>
      <w:marRight w:val="0"/>
      <w:marTop w:val="0"/>
      <w:marBottom w:val="0"/>
      <w:divBdr>
        <w:top w:val="none" w:sz="0" w:space="0" w:color="auto"/>
        <w:left w:val="none" w:sz="0" w:space="0" w:color="auto"/>
        <w:bottom w:val="none" w:sz="0" w:space="0" w:color="auto"/>
        <w:right w:val="none" w:sz="0" w:space="0" w:color="auto"/>
      </w:divBdr>
    </w:div>
    <w:div w:id="1590505271">
      <w:bodyDiv w:val="1"/>
      <w:marLeft w:val="0"/>
      <w:marRight w:val="0"/>
      <w:marTop w:val="0"/>
      <w:marBottom w:val="0"/>
      <w:divBdr>
        <w:top w:val="none" w:sz="0" w:space="0" w:color="auto"/>
        <w:left w:val="none" w:sz="0" w:space="0" w:color="auto"/>
        <w:bottom w:val="none" w:sz="0" w:space="0" w:color="auto"/>
        <w:right w:val="none" w:sz="0" w:space="0" w:color="auto"/>
      </w:divBdr>
    </w:div>
    <w:div w:id="1612741171">
      <w:bodyDiv w:val="1"/>
      <w:marLeft w:val="0"/>
      <w:marRight w:val="0"/>
      <w:marTop w:val="0"/>
      <w:marBottom w:val="0"/>
      <w:divBdr>
        <w:top w:val="none" w:sz="0" w:space="0" w:color="auto"/>
        <w:left w:val="none" w:sz="0" w:space="0" w:color="auto"/>
        <w:bottom w:val="none" w:sz="0" w:space="0" w:color="auto"/>
        <w:right w:val="none" w:sz="0" w:space="0" w:color="auto"/>
      </w:divBdr>
    </w:div>
    <w:div w:id="1680618176">
      <w:bodyDiv w:val="1"/>
      <w:marLeft w:val="0"/>
      <w:marRight w:val="0"/>
      <w:marTop w:val="0"/>
      <w:marBottom w:val="0"/>
      <w:divBdr>
        <w:top w:val="none" w:sz="0" w:space="0" w:color="auto"/>
        <w:left w:val="none" w:sz="0" w:space="0" w:color="auto"/>
        <w:bottom w:val="none" w:sz="0" w:space="0" w:color="auto"/>
        <w:right w:val="none" w:sz="0" w:space="0" w:color="auto"/>
      </w:divBdr>
    </w:div>
    <w:div w:id="1736121939">
      <w:bodyDiv w:val="1"/>
      <w:marLeft w:val="0"/>
      <w:marRight w:val="0"/>
      <w:marTop w:val="0"/>
      <w:marBottom w:val="0"/>
      <w:divBdr>
        <w:top w:val="none" w:sz="0" w:space="0" w:color="auto"/>
        <w:left w:val="none" w:sz="0" w:space="0" w:color="auto"/>
        <w:bottom w:val="none" w:sz="0" w:space="0" w:color="auto"/>
        <w:right w:val="none" w:sz="0" w:space="0" w:color="auto"/>
      </w:divBdr>
    </w:div>
    <w:div w:id="1980256468">
      <w:bodyDiv w:val="1"/>
      <w:marLeft w:val="0"/>
      <w:marRight w:val="0"/>
      <w:marTop w:val="0"/>
      <w:marBottom w:val="0"/>
      <w:divBdr>
        <w:top w:val="none" w:sz="0" w:space="0" w:color="auto"/>
        <w:left w:val="none" w:sz="0" w:space="0" w:color="auto"/>
        <w:bottom w:val="none" w:sz="0" w:space="0" w:color="auto"/>
        <w:right w:val="none" w:sz="0" w:space="0" w:color="auto"/>
      </w:divBdr>
    </w:div>
    <w:div w:id="1980567662">
      <w:bodyDiv w:val="1"/>
      <w:marLeft w:val="0"/>
      <w:marRight w:val="0"/>
      <w:marTop w:val="0"/>
      <w:marBottom w:val="0"/>
      <w:divBdr>
        <w:top w:val="none" w:sz="0" w:space="0" w:color="auto"/>
        <w:left w:val="none" w:sz="0" w:space="0" w:color="auto"/>
        <w:bottom w:val="none" w:sz="0" w:space="0" w:color="auto"/>
        <w:right w:val="none" w:sz="0" w:space="0" w:color="auto"/>
      </w:divBdr>
    </w:div>
    <w:div w:id="2124692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4B3FC-2354-DF47-8E01-6F519225F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5</Pages>
  <Words>1412</Words>
  <Characters>8054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Scotti</dc:creator>
  <cp:keywords/>
  <dc:description/>
  <cp:lastModifiedBy>Paul Scotti</cp:lastModifiedBy>
  <cp:revision>569</cp:revision>
  <dcterms:created xsi:type="dcterms:W3CDTF">2018-07-23T16:07:00Z</dcterms:created>
  <dcterms:modified xsi:type="dcterms:W3CDTF">2018-11-12T21:06:00Z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